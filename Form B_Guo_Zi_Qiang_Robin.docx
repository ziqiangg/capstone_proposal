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B384B" w14:textId="77777777" w:rsidR="00603C7A" w:rsidRDefault="00603C7A" w:rsidP="00A60E08">
      <w:pPr>
        <w:pStyle w:val="BodyText"/>
        <w:jc w:val="center"/>
        <w:rPr>
          <w:b/>
          <w:sz w:val="32"/>
          <w:szCs w:val="33"/>
        </w:rPr>
      </w:pPr>
      <w:r>
        <w:rPr>
          <w:b/>
          <w:sz w:val="32"/>
          <w:szCs w:val="33"/>
        </w:rPr>
        <w:t>Singapore Institute of Technology</w:t>
      </w:r>
    </w:p>
    <w:p w14:paraId="3E1B63B2" w14:textId="77777777" w:rsidR="00603C7A" w:rsidRDefault="00866D62" w:rsidP="00A60E08">
      <w:pPr>
        <w:pStyle w:val="BodyText"/>
        <w:jc w:val="center"/>
        <w:rPr>
          <w:b/>
          <w:sz w:val="32"/>
          <w:szCs w:val="33"/>
        </w:rPr>
      </w:pPr>
      <w:r>
        <w:rPr>
          <w:b/>
          <w:bCs/>
          <w:sz w:val="32"/>
          <w:szCs w:val="32"/>
        </w:rPr>
        <w:t>Information and Communications Technology Cluster</w:t>
      </w:r>
    </w:p>
    <w:p w14:paraId="3BCC8452" w14:textId="77777777" w:rsidR="00603C7A" w:rsidRPr="00FE07AF" w:rsidRDefault="6B0F9FD0" w:rsidP="660D2A7E">
      <w:pPr>
        <w:pStyle w:val="BodyText"/>
        <w:jc w:val="center"/>
        <w:rPr>
          <w:b/>
          <w:bCs/>
          <w:sz w:val="32"/>
          <w:szCs w:val="32"/>
        </w:rPr>
      </w:pPr>
      <w:r>
        <w:rPr>
          <w:b/>
          <w:bCs/>
          <w:sz w:val="32"/>
          <w:szCs w:val="32"/>
        </w:rPr>
        <w:t>AAI4001 Capstone Project</w:t>
      </w:r>
    </w:p>
    <w:p w14:paraId="2FFD23C5" w14:textId="77777777" w:rsidR="00603C7A" w:rsidRPr="00FE07AF" w:rsidRDefault="00603C7A" w:rsidP="00A60E08">
      <w:pPr>
        <w:pStyle w:val="BodyText"/>
        <w:jc w:val="center"/>
        <w:rPr>
          <w:sz w:val="28"/>
          <w:szCs w:val="28"/>
        </w:rPr>
      </w:pPr>
    </w:p>
    <w:p w14:paraId="1D51F836" w14:textId="77777777" w:rsidR="00603C7A" w:rsidRPr="00FE07AF" w:rsidRDefault="00603C7A" w:rsidP="00A60E08">
      <w:pPr>
        <w:pStyle w:val="BodyText"/>
        <w:jc w:val="center"/>
        <w:rPr>
          <w:sz w:val="28"/>
          <w:szCs w:val="28"/>
          <w:u w:val="single"/>
        </w:rPr>
      </w:pPr>
      <w:r>
        <w:rPr>
          <w:sz w:val="28"/>
          <w:szCs w:val="28"/>
          <w:u w:val="single"/>
        </w:rPr>
        <w:t>Capstone Project Details (Form B)</w:t>
      </w:r>
    </w:p>
    <w:p w14:paraId="6CABF992" w14:textId="77777777" w:rsidR="00603C7A" w:rsidRDefault="00603C7A" w:rsidP="00A60E08">
      <w:pPr>
        <w:pStyle w:val="BodyText"/>
      </w:pPr>
    </w:p>
    <w:p w14:paraId="1C923A98" w14:textId="77777777" w:rsidR="00603C7A" w:rsidRDefault="00603C7A" w:rsidP="00E06E5F">
      <w:pPr>
        <w:pStyle w:val="Heading1"/>
        <w:numPr>
          <w:ilvl w:val="0"/>
          <w:numId w:val="34"/>
        </w:numPr>
      </w:pPr>
      <w:r>
        <w:t>General Capstone Project Information</w:t>
      </w:r>
    </w:p>
    <w:p w14:paraId="30DEAA11" w14:textId="77777777" w:rsidR="00603C7A" w:rsidRDefault="00603C7A" w:rsidP="00D8307C">
      <w:pPr>
        <w:pStyle w:val="BodyText"/>
      </w:pPr>
    </w:p>
    <w:p w14:paraId="692F27A3" w14:textId="77777777" w:rsidR="00B92548" w:rsidRPr="00AE1164" w:rsidRDefault="00B92548" w:rsidP="00B92548">
      <w:pPr>
        <w:pStyle w:val="BodyText"/>
        <w:rPr>
          <w:b/>
        </w:rPr>
      </w:pPr>
      <w:r>
        <w:rPr>
          <w:b/>
        </w:rPr>
        <w:t>Project Information:</w:t>
      </w:r>
    </w:p>
    <w:p w14:paraId="511093C5" w14:textId="77777777" w:rsidR="00B92548" w:rsidRDefault="00B92548" w:rsidP="00B92548">
      <w:pPr>
        <w:pStyle w:val="BodyText"/>
      </w:pPr>
    </w:p>
    <w:p w14:paraId="0401DA91" w14:textId="07929146" w:rsidR="00B92548" w:rsidRDefault="00B92548" w:rsidP="00B92548">
      <w:pPr>
        <w:pStyle w:val="BodyText"/>
      </w:pPr>
      <w:r>
        <w:t xml:space="preserve">(Project Title): </w:t>
      </w:r>
      <w:sdt>
        <w:sdtPr>
          <w:id w:val="664052563"/>
          <w:placeholder>
            <w:docPart w:val="6EA86982CA4B48C4B2A93E8AC8DA1133"/>
          </w:placeholder>
          <w15:color w:val="FF0000"/>
          <w:text/>
        </w:sdtPr>
        <w:sdtContent>
          <w:r w:rsidR="0008126C" w:rsidRPr="0008126C">
            <w:t>AI Security for Critical Infrastructure: A Guardrail Evaluation Test Bench and Porject Beacon an AI-Security Briefing Service</w:t>
          </w:r>
        </w:sdtContent>
      </w:sdt>
    </w:p>
    <w:p w14:paraId="562A92AA" w14:textId="77777777" w:rsidR="00B92548" w:rsidRDefault="00B92548" w:rsidP="00B92548">
      <w:pPr>
        <w:pStyle w:val="BodyText"/>
      </w:pPr>
    </w:p>
    <w:p w14:paraId="3A49611E" w14:textId="77777777" w:rsidR="00B92548" w:rsidRDefault="00B92548" w:rsidP="00B92548">
      <w:pPr>
        <w:pStyle w:val="BodyText"/>
      </w:pPr>
      <w:r>
        <w:t xml:space="preserve">(Organization): </w:t>
      </w:r>
      <w:sdt>
        <w:sdtPr>
          <w:id w:val="-1463258527"/>
          <w:placeholder>
            <w:docPart w:val="952E7C3D1EC54B0C9E007B3EA93AF261"/>
          </w:placeholder>
          <w15:color w:val="FF0000"/>
          <w:text/>
        </w:sdtPr>
        <w:sdtEndPr/>
        <w:sdtContent>
          <w:r>
            <w:t>Land Transport Authority (LTA)</w:t>
          </w:r>
        </w:sdtContent>
      </w:sdt>
    </w:p>
    <w:p w14:paraId="2C1FA22D" w14:textId="77777777" w:rsidR="00B92548" w:rsidRDefault="00B92548" w:rsidP="00B92548">
      <w:pPr>
        <w:pStyle w:val="BodyText"/>
      </w:pPr>
    </w:p>
    <w:p w14:paraId="549D6FDD" w14:textId="77777777" w:rsidR="00577CE2" w:rsidRPr="002D1A5F" w:rsidRDefault="00577CE2" w:rsidP="00B92548">
      <w:pPr>
        <w:pStyle w:val="BodyText"/>
      </w:pPr>
      <w:r>
        <w:t>(Initiation):</w:t>
      </w:r>
    </w:p>
    <w:p w14:paraId="36D9511F" w14:textId="77777777" w:rsidR="00577CE2" w:rsidRPr="00122818" w:rsidRDefault="00577CE2" w:rsidP="00B92548">
      <w:pPr>
        <w:pStyle w:val="BodyText"/>
        <w:rPr>
          <w:color w:val="FF0000"/>
        </w:rPr>
      </w:pPr>
    </w:p>
    <w:p w14:paraId="4A09D1F3" w14:textId="77777777" w:rsidR="00577CE2" w:rsidRPr="00122818" w:rsidRDefault="006D67DC" w:rsidP="00577CE2">
      <w:pPr>
        <w:pStyle w:val="BodyText"/>
        <w:rPr>
          <w:color w:val="FF0000"/>
        </w:rPr>
      </w:pPr>
      <w:sdt>
        <w:sdtPr>
          <w:rPr>
            <w:color w:val="FF0000"/>
          </w:rPr>
          <w:id w:val="915368571"/>
          <w15:color w:val="FF0000"/>
          <w14:checkbox>
            <w14:checked w14:val="1"/>
            <w14:checkedState w14:val="2612" w14:font="MS Gothic"/>
            <w14:uncheckedState w14:val="2610" w14:font="MS Gothic"/>
          </w14:checkbox>
        </w:sdtPr>
        <w:sdtEndPr/>
        <w:sdtContent>
          <w:r>
            <w:rPr>
              <w:rFonts w:ascii="MS Gothic" w:eastAsia="MS Gothic" w:hAnsi="MS Gothic" w:hint="eastAsia"/>
              <w:color w:val="FF0000"/>
            </w:rPr>
            <w:t>☒</w:t>
          </w:r>
        </w:sdtContent>
      </w:sdt>
      <w:r>
        <w:rPr>
          <w:color w:val="FF0000"/>
        </w:rPr>
        <w:t xml:space="preserve"> Project initiated by industry</w:t>
      </w:r>
    </w:p>
    <w:p w14:paraId="75C84040" w14:textId="77777777" w:rsidR="00577CE2" w:rsidRPr="00122818" w:rsidRDefault="006D67DC" w:rsidP="00577CE2">
      <w:pPr>
        <w:pStyle w:val="BodyText"/>
        <w:rPr>
          <w:color w:val="FF0000"/>
        </w:rPr>
      </w:pPr>
      <w:sdt>
        <w:sdtPr>
          <w:rPr>
            <w:color w:val="FF0000"/>
          </w:rPr>
          <w:id w:val="1379667943"/>
          <w15:color w:val="FF0000"/>
          <w14:checkbox>
            <w14:checked w14:val="0"/>
            <w14:checkedState w14:val="2612" w14:font="MS Gothic"/>
            <w14:uncheckedState w14:val="2610" w14:font="MS Gothic"/>
          </w14:checkbox>
        </w:sdtPr>
        <w:sdtEndPr/>
        <w:sdtContent>
          <w:r>
            <w:rPr>
              <w:rFonts w:ascii="Segoe UI Symbol" w:hAnsi="Segoe UI Symbol" w:cs="Segoe UI Symbol"/>
              <w:color w:val="FF0000"/>
            </w:rPr>
            <w:t>☐</w:t>
          </w:r>
        </w:sdtContent>
      </w:sdt>
      <w:r>
        <w:rPr>
          <w:color w:val="FF0000"/>
        </w:rPr>
        <w:t xml:space="preserve"> Project initiated by student</w:t>
      </w:r>
    </w:p>
    <w:p w14:paraId="1E55C373" w14:textId="77777777" w:rsidR="00DD3E58" w:rsidRPr="00122818" w:rsidRDefault="00DD3E58" w:rsidP="00577CE2">
      <w:pPr>
        <w:pStyle w:val="BodyText"/>
        <w:rPr>
          <w:color w:val="FF0000"/>
        </w:rPr>
      </w:pPr>
    </w:p>
    <w:p w14:paraId="5B37D157" w14:textId="77777777" w:rsidR="00DD3E58" w:rsidRPr="002D1A5F" w:rsidRDefault="00DD3E58" w:rsidP="00577CE2">
      <w:pPr>
        <w:pStyle w:val="BodyText"/>
      </w:pPr>
      <w:r>
        <w:t>(Multi-disciplinary):</w:t>
      </w:r>
    </w:p>
    <w:p w14:paraId="0766EA26" w14:textId="77777777" w:rsidR="002C3ACD" w:rsidRPr="00122818" w:rsidRDefault="002C3ACD" w:rsidP="00577CE2">
      <w:pPr>
        <w:pStyle w:val="BodyText"/>
        <w:rPr>
          <w:color w:val="FF0000"/>
        </w:rPr>
      </w:pPr>
    </w:p>
    <w:p w14:paraId="12316ABB" w14:textId="77777777" w:rsidR="002C3ACD" w:rsidRPr="00122818" w:rsidRDefault="006D67DC" w:rsidP="002C3ACD">
      <w:pPr>
        <w:pStyle w:val="BodyText"/>
        <w:rPr>
          <w:color w:val="FF0000"/>
        </w:rPr>
      </w:pPr>
      <w:sdt>
        <w:sdtPr>
          <w:rPr>
            <w:color w:val="FF0000"/>
          </w:rPr>
          <w:id w:val="496703863"/>
          <w15:color w:val="FF0000"/>
          <w14:checkbox>
            <w14:checked w14:val="0"/>
            <w14:checkedState w14:val="2612" w14:font="MS Gothic"/>
            <w14:uncheckedState w14:val="2610" w14:font="MS Gothic"/>
          </w14:checkbox>
        </w:sdtPr>
        <w:sdtEndPr/>
        <w:sdtContent>
          <w:r>
            <w:rPr>
              <w:rFonts w:ascii="Segoe UI Symbol" w:hAnsi="Segoe UI Symbol" w:cs="Segoe UI Symbol"/>
              <w:color w:val="FF0000"/>
            </w:rPr>
            <w:t>☐</w:t>
          </w:r>
        </w:sdtContent>
      </w:sdt>
      <w:r>
        <w:rPr>
          <w:color w:val="FF0000"/>
        </w:rPr>
        <w:t xml:space="preserve"> </w:t>
      </w:r>
      <w:r>
        <w:rPr>
          <w:color w:val="FF0000"/>
          <w:lang w:eastAsia="zh-TW"/>
        </w:rPr>
        <w:t>Project is multi-disciplinary (e.g. ICT and ENG)</w:t>
      </w:r>
    </w:p>
    <w:p w14:paraId="0CD840E2" w14:textId="77777777" w:rsidR="002C3ACD" w:rsidRPr="00122818" w:rsidRDefault="006D67DC" w:rsidP="002C3ACD">
      <w:pPr>
        <w:pStyle w:val="BodyText"/>
        <w:rPr>
          <w:color w:val="FF0000"/>
        </w:rPr>
      </w:pPr>
      <w:sdt>
        <w:sdtPr>
          <w:rPr>
            <w:color w:val="FF0000"/>
          </w:rPr>
          <w:id w:val="1129207240"/>
          <w15:color w:val="FF0000"/>
          <w14:checkbox>
            <w14:checked w14:val="1"/>
            <w14:checkedState w14:val="2612" w14:font="MS Gothic"/>
            <w14:uncheckedState w14:val="2610" w14:font="MS Gothic"/>
          </w14:checkbox>
        </w:sdtPr>
        <w:sdtEndPr/>
        <w:sdtContent>
          <w:r>
            <w:rPr>
              <w:rFonts w:ascii="MS Gothic" w:eastAsia="MS Gothic" w:hAnsi="MS Gothic" w:hint="eastAsia"/>
              <w:color w:val="FF0000"/>
            </w:rPr>
            <w:t>☒</w:t>
          </w:r>
        </w:sdtContent>
      </w:sdt>
      <w:r>
        <w:rPr>
          <w:color w:val="FF0000"/>
        </w:rPr>
        <w:t xml:space="preserve"> </w:t>
      </w:r>
      <w:r>
        <w:rPr>
          <w:color w:val="FF0000"/>
          <w:lang w:eastAsia="zh-TW"/>
        </w:rPr>
        <w:t>Project is single-disciplinary (e.g. ICT only)</w:t>
      </w:r>
    </w:p>
    <w:p w14:paraId="5F3DD360" w14:textId="77777777" w:rsidR="00B92548" w:rsidRDefault="00B92548" w:rsidP="00B92548">
      <w:pPr>
        <w:pStyle w:val="BodyText"/>
      </w:pPr>
    </w:p>
    <w:p w14:paraId="61E2E955" w14:textId="77777777" w:rsidR="00B92548" w:rsidRPr="00AE1164" w:rsidRDefault="00B92548" w:rsidP="00B92548">
      <w:pPr>
        <w:pStyle w:val="BodyText"/>
        <w:rPr>
          <w:b/>
        </w:rPr>
      </w:pPr>
      <w:r>
        <w:rPr>
          <w:b/>
        </w:rPr>
        <w:t>Candidate Particulars:</w:t>
      </w:r>
    </w:p>
    <w:p w14:paraId="591E4B74" w14:textId="77777777" w:rsidR="00B92548" w:rsidRDefault="00B92548" w:rsidP="00B92548">
      <w:pPr>
        <w:pStyle w:val="BodyText"/>
      </w:pPr>
    </w:p>
    <w:p w14:paraId="7A41785B" w14:textId="77777777" w:rsidR="00B92548" w:rsidRDefault="00B92548" w:rsidP="00B92548">
      <w:pPr>
        <w:pStyle w:val="BodyText"/>
      </w:pPr>
      <w:r>
        <w:t xml:space="preserve">(Name of Candidate): </w:t>
      </w:r>
      <w:bookmarkStart w:id="0" w:name="Candidate_Name"/>
      <w:sdt>
        <w:sdtPr>
          <w:id w:val="-417796748"/>
          <w:placeholder>
            <w:docPart w:val="7DF5117DDC904DE19D7DDBB55B37CB37"/>
          </w:placeholder>
          <w15:color w:val="FF0000"/>
          <w:text/>
        </w:sdtPr>
        <w:sdtEndPr/>
        <w:sdtContent>
          <w:r>
            <w:t>Guo Zi Qiang Robin</w:t>
          </w:r>
        </w:sdtContent>
      </w:sdt>
      <w:bookmarkEnd w:id="0"/>
    </w:p>
    <w:p w14:paraId="3CB32562" w14:textId="77777777" w:rsidR="00B92548" w:rsidRDefault="00B92548" w:rsidP="00B92548">
      <w:pPr>
        <w:pStyle w:val="BodyText"/>
      </w:pPr>
    </w:p>
    <w:p w14:paraId="3FADF0DA" w14:textId="77777777" w:rsidR="00B92548" w:rsidRDefault="00B92548" w:rsidP="00B92548">
      <w:pPr>
        <w:pStyle w:val="BodyText"/>
      </w:pPr>
      <w:r>
        <w:t xml:space="preserve">(Matriculation Number): </w:t>
      </w:r>
      <w:bookmarkStart w:id="1" w:name="Candidate_Matriculation_Number"/>
      <w:sdt>
        <w:sdtPr>
          <w:id w:val="-1092778840"/>
          <w:placeholder>
            <w:docPart w:val="EAC746029A6F43CDA6143B647734F596"/>
          </w:placeholder>
          <w15:color w:val="FF0000"/>
          <w:text/>
        </w:sdtPr>
        <w:sdtEndPr/>
        <w:sdtContent>
          <w:r>
            <w:t>2400989</w:t>
          </w:r>
        </w:sdtContent>
      </w:sdt>
      <w:bookmarkEnd w:id="1"/>
    </w:p>
    <w:p w14:paraId="0EFDA348" w14:textId="77777777" w:rsidR="00B92548" w:rsidRDefault="00B92548" w:rsidP="00B92548">
      <w:pPr>
        <w:pStyle w:val="BodyText"/>
      </w:pPr>
    </w:p>
    <w:p w14:paraId="336DAA98" w14:textId="77777777" w:rsidR="00B92548" w:rsidRDefault="00B92548" w:rsidP="00B92548">
      <w:pPr>
        <w:pStyle w:val="BodyText"/>
      </w:pPr>
      <w:r>
        <w:t>(Programme):</w:t>
      </w:r>
    </w:p>
    <w:p w14:paraId="11364DDB" w14:textId="77777777" w:rsidR="00B92548" w:rsidRDefault="00B92548" w:rsidP="00B92548">
      <w:pPr>
        <w:pStyle w:val="BodyText"/>
      </w:pPr>
    </w:p>
    <w:p w14:paraId="6B558CB8" w14:textId="77777777" w:rsidR="1B2AFCE0" w:rsidRDefault="1B2AFCE0" w:rsidP="660D2A7E">
      <w:pPr>
        <w:pStyle w:val="BodyText"/>
        <w:ind w:firstLine="720"/>
      </w:pPr>
      <w:hyperlink r:id="rId8">
        <w:r>
          <w:t>Applied Artificial Intelligence</w:t>
        </w:r>
      </w:hyperlink>
    </w:p>
    <w:p w14:paraId="4C045798" w14:textId="77777777" w:rsidR="00B92548" w:rsidRDefault="00B92548" w:rsidP="00B92548">
      <w:pPr>
        <w:pStyle w:val="BodyText"/>
      </w:pPr>
    </w:p>
    <w:p w14:paraId="5DA139A9" w14:textId="77777777" w:rsidR="00B92548" w:rsidRDefault="00B92548" w:rsidP="00B92548">
      <w:pPr>
        <w:pStyle w:val="BodyText"/>
      </w:pPr>
      <w:r>
        <w:t xml:space="preserve">(Project Period): </w:t>
      </w:r>
      <w:sdt>
        <w:sdtPr>
          <w:id w:val="418453129"/>
          <w:placeholder>
            <w:docPart w:val="696F21202F7E45519938FC98C2EAB18A"/>
          </w:placeholder>
          <w15:color w:val="FF0000"/>
          <w:date w:fullDate="2026-10-08T00:00:00Z">
            <w:dateFormat w:val="d/M/yyyy"/>
            <w:lid w:val="en-SG"/>
            <w:storeMappedDataAs w:val="dateTime"/>
            <w:calendar w:val="gregorian"/>
          </w:date>
        </w:sdtPr>
        <w:sdtEndPr/>
        <w:sdtContent>
          <w:r>
            <w:t>8/10/2026</w:t>
          </w:r>
        </w:sdtContent>
      </w:sdt>
      <w:r>
        <w:t xml:space="preserve">    to    </w:t>
      </w:r>
      <w:sdt>
        <w:sdtPr>
          <w:id w:val="-2102243038"/>
          <w:placeholder>
            <w:docPart w:val="E7CC64AB80DF40F7ABD0B32BB6AAF995"/>
          </w:placeholder>
          <w15:color w:val="FF0000"/>
          <w:date w:fullDate="2027-03-31T00:00:00Z">
            <w:dateFormat w:val="d/M/yyyy"/>
            <w:lid w:val="en-SG"/>
            <w:storeMappedDataAs w:val="dateTime"/>
            <w:calendar w:val="gregorian"/>
          </w:date>
        </w:sdtPr>
        <w:sdtEndPr/>
        <w:sdtContent>
          <w:r>
            <w:t>31/3/2027</w:t>
          </w:r>
        </w:sdtContent>
      </w:sdt>
    </w:p>
    <w:p w14:paraId="0D2DE143" w14:textId="77777777" w:rsidR="00B92548" w:rsidRDefault="00B92548" w:rsidP="00B92548">
      <w:pPr>
        <w:pStyle w:val="BodyText"/>
      </w:pPr>
    </w:p>
    <w:p w14:paraId="34278B27" w14:textId="77777777" w:rsidR="00B92548" w:rsidRDefault="00B92548" w:rsidP="00B92548">
      <w:pPr>
        <w:pStyle w:val="BodyText"/>
      </w:pPr>
    </w:p>
    <w:p w14:paraId="6C121967" w14:textId="77777777" w:rsidR="00B92548" w:rsidRPr="00AE1164" w:rsidRDefault="00B92548" w:rsidP="00B92548">
      <w:pPr>
        <w:pStyle w:val="BodyText"/>
        <w:rPr>
          <w:b/>
        </w:rPr>
      </w:pPr>
      <w:r>
        <w:rPr>
          <w:b/>
        </w:rPr>
        <w:t>Main Academic Supervisor Details:</w:t>
      </w:r>
    </w:p>
    <w:p w14:paraId="0D657424" w14:textId="77777777" w:rsidR="00B92548" w:rsidRPr="00EC7350" w:rsidRDefault="00B92548" w:rsidP="00B92548">
      <w:pPr>
        <w:pStyle w:val="BodyText"/>
      </w:pPr>
    </w:p>
    <w:p w14:paraId="082535F7" w14:textId="77777777" w:rsidR="00B92548" w:rsidRDefault="00B92548" w:rsidP="00B92548">
      <w:pPr>
        <w:pStyle w:val="BodyText"/>
      </w:pPr>
      <w:r>
        <w:t xml:space="preserve">(Name): </w:t>
      </w:r>
      <w:bookmarkStart w:id="2" w:name="Academic_Supervisor_Name"/>
      <w:sdt>
        <w:sdtPr>
          <w:id w:val="2141225020"/>
          <w:placeholder>
            <w:docPart w:val="E97E0A16A86B46DF9FD324A65CE1CDBE"/>
          </w:placeholder>
          <w15:color w:val="FF0000"/>
          <w:text/>
        </w:sdtPr>
        <w:sdtEndPr/>
        <w:sdtContent>
          <w:r>
            <w:t>Professor Upadhyaya, Pulakesh</w:t>
          </w:r>
        </w:sdtContent>
      </w:sdt>
      <w:bookmarkEnd w:id="2"/>
    </w:p>
    <w:p w14:paraId="1693F0A4" w14:textId="77777777" w:rsidR="00B92548" w:rsidRDefault="00B92548" w:rsidP="00B92548">
      <w:pPr>
        <w:pStyle w:val="BodyText"/>
      </w:pPr>
    </w:p>
    <w:p w14:paraId="448387FD" w14:textId="77847B58" w:rsidR="00B92548" w:rsidRDefault="00B92548" w:rsidP="00B92548">
      <w:pPr>
        <w:pStyle w:val="BodyText"/>
      </w:pPr>
      <w:r>
        <w:t xml:space="preserve">(Email Address): </w:t>
      </w:r>
      <w:bookmarkStart w:id="3" w:name="Academic_Supervisor_Email_Address"/>
      <w:sdt>
        <w:sdtPr>
          <w:rPr>
            <w:rStyle w:val="Hyperlink"/>
            <w:rFonts w:asciiTheme="minorHAnsi" w:eastAsiaTheme="minorEastAsia" w:hAnsiTheme="minorHAnsi" w:cstheme="minorBidi"/>
            <w:spacing w:val="0"/>
          </w:rPr>
          <w:id w:val="-320198354"/>
          <w:placeholder>
            <w:docPart w:val="CAA97C1401E04852B17B61E99CC8025B"/>
          </w:placeholder>
          <w15:color w:val="FF0000"/>
          <w:text/>
        </w:sdtPr>
        <w:sdtEndPr>
          <w:rPr>
            <w:rStyle w:val="Hyperlink"/>
          </w:rPr>
        </w:sdtEndPr>
        <w:sdtContent>
          <w:hyperlink r:id="rId9" w:history="1">
            <w:r>
              <w:rPr>
                <w:rStyle w:val="Hyperlink"/>
                <w:rFonts w:asciiTheme="minorHAnsi" w:eastAsiaTheme="minorEastAsia" w:hAnsiTheme="minorHAnsi" w:cstheme="minorBidi"/>
                <w:spacing w:val="0"/>
                <w:lang w:eastAsia="en-US"/>
              </w:rPr>
              <w:t>pulakesh.upadhyaya@singaporetech.edu.sg</w:t>
            </w:r>
          </w:hyperlink>
        </w:sdtContent>
      </w:sdt>
      <w:bookmarkEnd w:id="3"/>
    </w:p>
    <w:p w14:paraId="0504C889" w14:textId="77777777" w:rsidR="00B92548" w:rsidRDefault="00B92548" w:rsidP="00B92548">
      <w:pPr>
        <w:pStyle w:val="BodyText"/>
      </w:pPr>
    </w:p>
    <w:p w14:paraId="238DD828" w14:textId="77777777" w:rsidR="00B92548" w:rsidRDefault="00B92548" w:rsidP="00B92548">
      <w:pPr>
        <w:pStyle w:val="BodyText"/>
      </w:pPr>
      <w:r>
        <w:t xml:space="preserve">(Contact Number): </w:t>
      </w:r>
      <w:bookmarkStart w:id="4" w:name="Academic_Supervisor_Contact_Number"/>
      <w:sdt>
        <w:sdtPr>
          <w:id w:val="-600105709"/>
          <w:placeholder>
            <w:docPart w:val="CCE91C07105C4BC287429C617C05426E"/>
          </w:placeholder>
          <w:showingPlcHdr/>
          <w15:color w:val="FF0000"/>
          <w:text/>
        </w:sdtPr>
        <w:sdtEndPr/>
        <w:sdtContent>
          <w:r>
            <w:rPr>
              <w:rStyle w:val="PlaceholderText"/>
              <w:i/>
              <w:color w:val="FF0000"/>
            </w:rPr>
            <w:t>The academic supervisor’s contact number</w:t>
          </w:r>
        </w:sdtContent>
      </w:sdt>
      <w:bookmarkEnd w:id="4"/>
    </w:p>
    <w:p w14:paraId="13AA4CB4" w14:textId="77777777" w:rsidR="00B92548" w:rsidRDefault="00B92548" w:rsidP="00B92548">
      <w:pPr>
        <w:pStyle w:val="BodyText"/>
      </w:pPr>
    </w:p>
    <w:p w14:paraId="074D4486" w14:textId="77777777" w:rsidR="00B92548" w:rsidRDefault="00B92548" w:rsidP="00B92548">
      <w:pPr>
        <w:pStyle w:val="BodyText"/>
      </w:pPr>
      <w:r>
        <w:t xml:space="preserve">(Designation): </w:t>
      </w:r>
      <w:bookmarkStart w:id="5" w:name="Academic_Supervisor_Designation"/>
      <w:sdt>
        <w:sdtPr>
          <w:id w:val="-1355726687"/>
          <w:placeholder>
            <w:docPart w:val="35C58F2B7E2D4AAFAFE89C9BC379410B"/>
          </w:placeholder>
          <w15:color w:val="FF0000"/>
          <w:text/>
        </w:sdtPr>
        <w:sdtEndPr/>
        <w:sdtContent>
          <w:r>
            <w:t>Assistant Professor AI &amp; Data Science (Infocomm Technology)</w:t>
          </w:r>
        </w:sdtContent>
      </w:sdt>
      <w:bookmarkEnd w:id="5"/>
    </w:p>
    <w:p w14:paraId="3A4A85D2" w14:textId="77777777" w:rsidR="00B92548" w:rsidRDefault="00B92548" w:rsidP="00B92548">
      <w:pPr>
        <w:pStyle w:val="BodyText"/>
      </w:pPr>
    </w:p>
    <w:p w14:paraId="57FCAB85" w14:textId="77777777" w:rsidR="00B92548" w:rsidRDefault="00B92548" w:rsidP="00B92548">
      <w:pPr>
        <w:pStyle w:val="BodyText"/>
      </w:pPr>
    </w:p>
    <w:p w14:paraId="134CEC2E" w14:textId="77777777" w:rsidR="00B92548" w:rsidRPr="00AE1164" w:rsidRDefault="00B92548" w:rsidP="00B92548">
      <w:pPr>
        <w:pStyle w:val="BodyText"/>
        <w:rPr>
          <w:b/>
        </w:rPr>
      </w:pPr>
      <w:r>
        <w:rPr>
          <w:b/>
        </w:rPr>
        <w:lastRenderedPageBreak/>
        <w:t>Industry Supervisor Details:</w:t>
      </w:r>
    </w:p>
    <w:p w14:paraId="090D528B" w14:textId="77777777" w:rsidR="00B92548" w:rsidRPr="00EC7350" w:rsidRDefault="00B92548" w:rsidP="00B92548">
      <w:pPr>
        <w:pStyle w:val="BodyText"/>
      </w:pPr>
    </w:p>
    <w:p w14:paraId="5F2449F4" w14:textId="77777777" w:rsidR="00B92548" w:rsidRDefault="00B92548" w:rsidP="00B92548">
      <w:pPr>
        <w:pStyle w:val="BodyText"/>
      </w:pPr>
      <w:r>
        <w:t xml:space="preserve">(Name): </w:t>
      </w:r>
      <w:bookmarkStart w:id="6" w:name="Industry_Supervisor_Name"/>
      <w:sdt>
        <w:sdtPr>
          <w:id w:val="861784053"/>
          <w:placeholder>
            <w:docPart w:val="97E469EC835C4980B8E8DDFFFBC53671"/>
          </w:placeholder>
          <w15:color w:val="FF0000"/>
          <w:text/>
        </w:sdtPr>
        <w:sdtEndPr/>
        <w:sdtContent>
          <w:r>
            <w:t>Tan Zi Qi</w:t>
          </w:r>
        </w:sdtContent>
      </w:sdt>
      <w:bookmarkEnd w:id="6"/>
    </w:p>
    <w:p w14:paraId="0E35FCF8" w14:textId="77777777" w:rsidR="00B92548" w:rsidRDefault="00B92548" w:rsidP="00B92548">
      <w:pPr>
        <w:pStyle w:val="BodyText"/>
      </w:pPr>
    </w:p>
    <w:p w14:paraId="48367C14" w14:textId="2C2CAE42" w:rsidR="00B92548" w:rsidRDefault="00B92548" w:rsidP="00B92548">
      <w:pPr>
        <w:pStyle w:val="BodyText"/>
      </w:pPr>
      <w:r>
        <w:t xml:space="preserve">(Email Address): </w:t>
      </w:r>
      <w:bookmarkStart w:id="7" w:name="Industry_Supervisor_Email_Address"/>
      <w:sdt>
        <w:sdtPr>
          <w:rPr>
            <w:rStyle w:val="Hyperlink"/>
            <w:rFonts w:asciiTheme="minorHAnsi" w:eastAsiaTheme="minorEastAsia" w:hAnsiTheme="minorHAnsi" w:cstheme="minorBidi"/>
            <w:spacing w:val="0"/>
          </w:rPr>
          <w:id w:val="2058896490"/>
          <w:placeholder>
            <w:docPart w:val="000392DBB7C44F0C80774156B9934DB2"/>
          </w:placeholder>
          <w15:color w:val="FF0000"/>
          <w:text/>
        </w:sdtPr>
        <w:sdtEndPr>
          <w:rPr>
            <w:rStyle w:val="Hyperlink"/>
          </w:rPr>
        </w:sdtEndPr>
        <w:sdtContent>
          <w:hyperlink r:id="rId10" w:history="1">
            <w:r>
              <w:rPr>
                <w:rStyle w:val="Hyperlink"/>
                <w:rFonts w:asciiTheme="minorHAnsi" w:eastAsiaTheme="minorEastAsia" w:hAnsiTheme="minorHAnsi" w:cstheme="minorBidi"/>
                <w:spacing w:val="0"/>
                <w:lang w:eastAsia="en-US"/>
              </w:rPr>
              <w:t>tan_zi_qi@lta.gov.sg</w:t>
            </w:r>
          </w:hyperlink>
        </w:sdtContent>
      </w:sdt>
      <w:bookmarkEnd w:id="7"/>
    </w:p>
    <w:p w14:paraId="6D42D7C4" w14:textId="77777777" w:rsidR="00B92548" w:rsidRDefault="00B92548" w:rsidP="00B92548">
      <w:pPr>
        <w:pStyle w:val="BodyText"/>
      </w:pPr>
    </w:p>
    <w:p w14:paraId="385C6580" w14:textId="77777777" w:rsidR="00B92548" w:rsidRDefault="00B92548" w:rsidP="00B92548">
      <w:pPr>
        <w:pStyle w:val="BodyText"/>
      </w:pPr>
      <w:r>
        <w:t xml:space="preserve">(Contact Number): </w:t>
      </w:r>
      <w:bookmarkStart w:id="8" w:name="Industry_Supervisor_Contact_Number"/>
      <w:sdt>
        <w:sdtPr>
          <w:id w:val="-82374714"/>
          <w:placeholder>
            <w:docPart w:val="BBDC70AA79A347ECBFCD8180718C9493"/>
          </w:placeholder>
          <w15:color w:val="FF0000"/>
          <w:text/>
        </w:sdtPr>
        <w:sdtEndPr/>
        <w:sdtContent>
          <w:r>
            <w:t>+65 9823 2058</w:t>
          </w:r>
        </w:sdtContent>
      </w:sdt>
      <w:bookmarkEnd w:id="8"/>
    </w:p>
    <w:p w14:paraId="4BAEBD89" w14:textId="77777777" w:rsidR="00B92548" w:rsidRDefault="00B92548" w:rsidP="00B92548">
      <w:pPr>
        <w:pStyle w:val="BodyText"/>
      </w:pPr>
    </w:p>
    <w:p w14:paraId="09AA090A" w14:textId="77777777" w:rsidR="00B92548" w:rsidRDefault="00B92548" w:rsidP="00B92548">
      <w:pPr>
        <w:pStyle w:val="BodyText"/>
      </w:pPr>
      <w:r>
        <w:t xml:space="preserve">(Designation): </w:t>
      </w:r>
      <w:bookmarkStart w:id="9" w:name="Industry_Supervisor_Designation"/>
      <w:sdt>
        <w:sdtPr>
          <w:id w:val="1956675477"/>
          <w:placeholder>
            <w:docPart w:val="2D8AD3A376E14F6DA8B5FF48488F0B32"/>
          </w:placeholder>
          <w:showingPlcHdr/>
          <w15:color w:val="FF0000"/>
          <w:text/>
        </w:sdtPr>
        <w:sdtEndPr/>
        <w:sdtContent>
          <w:r>
            <w:rPr>
              <w:rStyle w:val="PlaceholderText"/>
              <w:i/>
              <w:color w:val="FF0000"/>
            </w:rPr>
            <w:t>The industry supervisor’s designation</w:t>
          </w:r>
        </w:sdtContent>
      </w:sdt>
      <w:bookmarkEnd w:id="9"/>
    </w:p>
    <w:p w14:paraId="5B29770F" w14:textId="77777777" w:rsidR="00B92548" w:rsidRDefault="00B92548" w:rsidP="00B92548">
      <w:pPr>
        <w:pStyle w:val="BodyText"/>
      </w:pPr>
    </w:p>
    <w:p w14:paraId="60C95DA7" w14:textId="77777777" w:rsidR="00B92548" w:rsidRDefault="00B92548" w:rsidP="00B92548">
      <w:pPr>
        <w:pStyle w:val="BodyText"/>
      </w:pPr>
      <w:r>
        <w:t xml:space="preserve">(Department / Division): </w:t>
      </w:r>
      <w:bookmarkStart w:id="10" w:name="Industry_Supervisor_Department_Division"/>
      <w:sdt>
        <w:sdtPr>
          <w:id w:val="244779553"/>
          <w:placeholder>
            <w:docPart w:val="7BE89AF90B08459CB2CCBB94DAF078A4"/>
          </w:placeholder>
          <w15:color w:val="FF0000"/>
          <w:text/>
        </w:sdtPr>
        <w:sdtEndPr/>
        <w:sdtContent>
          <w:r>
            <w:t>IT, CYBERSECURITY &amp; DIGITAL SERVICES/Cyber Architecture &amp; Development</w:t>
          </w:r>
        </w:sdtContent>
      </w:sdt>
      <w:bookmarkEnd w:id="10"/>
    </w:p>
    <w:p w14:paraId="281ABC64" w14:textId="77777777" w:rsidR="00B92548" w:rsidRDefault="00B92548" w:rsidP="00B92548">
      <w:pPr>
        <w:pStyle w:val="BodyText"/>
      </w:pPr>
    </w:p>
    <w:p w14:paraId="24BA114F" w14:textId="77777777" w:rsidR="00603C7A" w:rsidRDefault="00603C7A" w:rsidP="00D8307C">
      <w:pPr>
        <w:pStyle w:val="BodyText"/>
      </w:pPr>
    </w:p>
    <w:p w14:paraId="1136DA65" w14:textId="77777777" w:rsidR="00603C7A" w:rsidRDefault="00603C7A" w:rsidP="00D8307C">
      <w:pPr>
        <w:pStyle w:val="BodyText"/>
      </w:pPr>
      <w:r>
        <w:br w:type="page"/>
      </w:r>
    </w:p>
    <w:p w14:paraId="00650E3E" w14:textId="77777777" w:rsidR="00603C7A" w:rsidRDefault="00603C7A" w:rsidP="00E06E5F">
      <w:pPr>
        <w:pStyle w:val="Heading1"/>
        <w:numPr>
          <w:ilvl w:val="0"/>
          <w:numId w:val="34"/>
        </w:numPr>
      </w:pPr>
      <w:r>
        <w:lastRenderedPageBreak/>
        <w:t>Capstone Project Details</w:t>
      </w:r>
    </w:p>
    <w:p w14:paraId="3FE000D1" w14:textId="77777777" w:rsidR="00603C7A" w:rsidRDefault="00603C7A" w:rsidP="00A60E08">
      <w:pPr>
        <w:pStyle w:val="BodyText"/>
      </w:pPr>
    </w:p>
    <w:p w14:paraId="0F8C36C9" w14:textId="77777777" w:rsidR="00B92548" w:rsidRPr="009435A8" w:rsidRDefault="00B92548" w:rsidP="00B92548">
      <w:pPr>
        <w:pStyle w:val="BodyText"/>
        <w:rPr>
          <w:b/>
        </w:rPr>
      </w:pPr>
      <w:r>
        <w:rPr>
          <w:b/>
        </w:rPr>
        <w:t>Project Overview:</w:t>
      </w:r>
    </w:p>
    <w:p w14:paraId="111E6B41" w14:textId="71021950" w:rsidR="00B92548" w:rsidRPr="009435A8" w:rsidRDefault="00B92548" w:rsidP="0008126C">
      <w:pPr>
        <w:pStyle w:val="BodyText"/>
        <w:ind w:left="0"/>
        <w:rPr>
          <w:i/>
          <w:sz w:val="18"/>
        </w:rPr>
      </w:pPr>
    </w:p>
    <w:p w14:paraId="570552DC" w14:textId="77777777" w:rsidR="00B92548" w:rsidRPr="00B92548" w:rsidRDefault="00B92548" w:rsidP="00B92548">
      <w:pPr>
        <w:pStyle w:val="BodyText"/>
      </w:pPr>
    </w:p>
    <w:sdt>
      <w:sdtPr>
        <w:rPr>
          <w:color w:val="auto"/>
        </w:rPr>
        <w:id w:val="-1188283889"/>
        <w:placeholder>
          <w:docPart w:val="458AE9C12B8B4CA7B8C5DB03DFABD45F"/>
        </w:placeholder>
        <w15:color w:val="FF0000"/>
        <w:text w:multiLine="1"/>
      </w:sdtPr>
      <w:sdtContent>
        <w:p w14:paraId="0248AF3F" w14:textId="73040403" w:rsidR="00B92548" w:rsidRDefault="0008126C" w:rsidP="0008126C">
          <w:pPr>
            <w:pStyle w:val="BodyText"/>
            <w:jc w:val="left"/>
          </w:pPr>
          <w:r w:rsidRPr="0008126C">
            <w:rPr>
              <w:color w:val="auto"/>
            </w:rPr>
            <w:t>Two workstreams strengthen how the Cyber Architecture &amp; Development (CYAD) division of the Land Transport Authority (LTA) adopts artificial intelligence (AI) safely and monitors AI-related threats.</w:t>
          </w:r>
          <w:r>
            <w:rPr>
              <w:color w:val="auto"/>
            </w:rPr>
            <w:br/>
          </w:r>
          <w:r>
            <w:rPr>
              <w:color w:val="auto"/>
            </w:rPr>
            <w:br/>
          </w:r>
          <w:r w:rsidRPr="0008126C">
            <w:rPr>
              <w:color w:val="auto"/>
            </w:rPr>
            <w:t>Workstream 1: Guardrail Evaluation Test Bench</w:t>
          </w:r>
          <w:r>
            <w:rPr>
              <w:color w:val="auto"/>
            </w:rPr>
            <w:br/>
          </w:r>
          <w:r w:rsidRPr="0008126C">
            <w:rPr>
              <w:color w:val="auto"/>
            </w:rPr>
            <w:t>Guardrails are safety checks around an AI chatbot that allow, block or flag each message (see Annex B, Figure 1), catching harmful requests or jailbreaks (attempts to trick the chatbot into ignoring its rules). Products such as NVIDIA’s NeMo Guardrails (Rebedea et al., 2023), Meta’s Llama Guard (Inan et al., 2023) and the Government Technology Agency (GovTech) Sentinel service (Government Technology Agency, n.d.-b), which serves the LionGuard 2 harmful-content classifier (Tan et al., 2025), differ in what they check and report, making fair comparison hard. The test bench will score each guardrail on the same labelled inputs. It supports ablation: changing one guardrail or setting at a time while holding everything else fixed, to measure its individual effect.</w:t>
          </w:r>
          <w:r>
            <w:rPr>
              <w:color w:val="auto"/>
            </w:rPr>
            <w:br/>
          </w:r>
          <w:r>
            <w:rPr>
              <w:color w:val="auto"/>
            </w:rPr>
            <w:br/>
          </w:r>
          <w:r w:rsidRPr="0008126C">
            <w:rPr>
              <w:color w:val="auto"/>
            </w:rPr>
            <w:t>Workstream 2: Beacon</w:t>
          </w:r>
          <w:r>
            <w:rPr>
              <w:color w:val="auto"/>
            </w:rPr>
            <w:br/>
          </w:r>
          <w:r w:rsidRPr="0008126C">
            <w:rPr>
              <w:color w:val="auto"/>
            </w:rPr>
            <w:t>Beacon will be a daily service that turns high-volume AI-security news into an evidence-backed Briefing: a ranked digest of the day’s most significant events, each stating what happened and why it matters (see Annex B, Figure 2). Each event is initially mapped to the Singapore Government’s System Security Plan (SSP) control catalogue, published by GovTech (Government Technology Agency, 2025), and to attacker techniques in MITRE ATT&amp;CK (Adversarial Tactics, Techniques, and Common Knowledge) and MITRE ATLAS (Adversarial Threat Landscape for Artificial-Intelligence Systems) (The MITRE Corporation, n.d.-a, n.d.-b), with every judgement traceable to its evidence.</w:t>
          </w:r>
        </w:p>
      </w:sdtContent>
    </w:sdt>
    <w:p w14:paraId="3977B7E3" w14:textId="77777777" w:rsidR="009435A8" w:rsidRDefault="009435A8" w:rsidP="00B92548">
      <w:pPr>
        <w:pStyle w:val="BodyText"/>
      </w:pPr>
    </w:p>
    <w:p w14:paraId="40D65B8E" w14:textId="77777777" w:rsidR="00B92548" w:rsidRPr="009435A8" w:rsidRDefault="00B92548" w:rsidP="00B92548">
      <w:pPr>
        <w:pStyle w:val="BodyText"/>
        <w:rPr>
          <w:b/>
        </w:rPr>
      </w:pPr>
      <w:r>
        <w:rPr>
          <w:b/>
        </w:rPr>
        <w:t>Project Objectives:</w:t>
      </w:r>
    </w:p>
    <w:p w14:paraId="7A832A21" w14:textId="388D35C0" w:rsidR="00B92548" w:rsidRPr="009435A8" w:rsidRDefault="00B92548" w:rsidP="00B92548">
      <w:pPr>
        <w:pStyle w:val="BodyText"/>
        <w:rPr>
          <w:i/>
          <w:sz w:val="18"/>
        </w:rPr>
      </w:pPr>
    </w:p>
    <w:p w14:paraId="14F42223" w14:textId="77777777" w:rsidR="00B92548" w:rsidRPr="00B92548" w:rsidRDefault="00B92548" w:rsidP="00B92548">
      <w:pPr>
        <w:pStyle w:val="BodyText"/>
      </w:pPr>
    </w:p>
    <w:sdt>
      <w:sdtPr>
        <w:id w:val="-1461255160"/>
        <w:placeholder>
          <w:docPart w:val="09558545275A4B4CA3DE061D794AE100"/>
        </w:placeholder>
        <w15:color w:val="FF0000"/>
        <w:text w:multiLine="1"/>
      </w:sdtPr>
      <w:sdtContent>
        <w:p w14:paraId="74CE4CCA" w14:textId="6DB9B292" w:rsidR="00B92548" w:rsidRDefault="0008126C" w:rsidP="0008126C">
          <w:pPr>
            <w:pStyle w:val="BodyText"/>
            <w:jc w:val="left"/>
          </w:pPr>
          <w:r>
            <w:t>Workstream 1: Guardrail Evaluation Test Bench</w:t>
          </w:r>
          <w:r>
            <w:br/>
            <w:t xml:space="preserve">1. </w:t>
          </w:r>
          <w:r>
            <w:t>Complete the existing comparative research on guardrail products, adding Meta’s Purple Llama safety tools (Meta AI, 2023) and GovTech’s Litmus testing platform (Government Technology Agency, n.d.-a) and any other identified products in the market.</w:t>
          </w:r>
          <w:r>
            <w:br/>
          </w:r>
          <w:r>
            <w:t>2. Build a minimal, reusable evaluation harness: a test program that loads labelled inputs, calls each guardrail and records its verdicts in one common format.</w:t>
          </w:r>
          <w:r>
            <w:br/>
          </w:r>
          <w:r>
            <w:t>3. Evaluate Tier 1, the first proposed comparison: harmful-content classification of user prompts, and jailbreak / prompt-attack detection.</w:t>
          </w:r>
          <w:r>
            <w:br/>
          </w:r>
          <w:r>
            <w:t>4. Report, with evidence, which guardrails suit which function to what efficacy, with results by 1 December 2026.</w:t>
          </w:r>
          <w:r>
            <w:br/>
          </w:r>
          <w:r>
            <w:br/>
          </w:r>
          <w:r>
            <w:t>Workstream 2: Beacon</w:t>
          </w:r>
          <w:r>
            <w:br/>
          </w:r>
          <w:r>
            <w:t>5. Build a daily pipeline that collects items from a fixed list of English-language public sources, filters them for relevance, merges duplicate reports of the same event and rates each event’s significance.</w:t>
          </w:r>
          <w:r>
            <w:br/>
          </w:r>
          <w:r>
            <w:t>6. Publish a web Briefing and send a condensed daily digest to subscribers through a messaging channel (Telegram bot, subject to LTA policy).</w:t>
          </w:r>
          <w:r>
            <w:br/>
          </w:r>
          <w:r>
            <w:t>7. Provide an initial mapping of each event to System Security Plan (SSP) controls and ATT&amp;CK and ATLAS techniques, with every judgement traceable to its evidence.</w:t>
          </w:r>
          <w:r>
            <w:br/>
          </w:r>
          <w:r>
            <w:lastRenderedPageBreak/>
            <w:t>8. Identify and report trends in cybersecurity-AI fields consolidated from the multiple sources across recent events.</w:t>
          </w:r>
          <w:r>
            <w:br/>
          </w:r>
          <w:r>
            <w:t>9. Deploy Beacon by 1 February 2027, with continuous integration and continuous deployment (CI/CD) and monitoring in place throughout February.</w:t>
          </w:r>
        </w:p>
      </w:sdtContent>
    </w:sdt>
    <w:p w14:paraId="2964C471" w14:textId="77777777" w:rsidR="009435A8" w:rsidRDefault="009435A8" w:rsidP="00B92548">
      <w:pPr>
        <w:pStyle w:val="BodyText"/>
      </w:pPr>
    </w:p>
    <w:p w14:paraId="19D0DBA0" w14:textId="77777777" w:rsidR="00B92548" w:rsidRPr="009435A8" w:rsidRDefault="00B92548" w:rsidP="00B92548">
      <w:pPr>
        <w:pStyle w:val="BodyText"/>
        <w:rPr>
          <w:b/>
        </w:rPr>
      </w:pPr>
      <w:r>
        <w:rPr>
          <w:b/>
        </w:rPr>
        <w:t>Industry Relevancy:</w:t>
      </w:r>
    </w:p>
    <w:p w14:paraId="459BC86F" w14:textId="77777777" w:rsidR="00B92548" w:rsidRPr="00B92548" w:rsidRDefault="00B92548" w:rsidP="00B92548">
      <w:pPr>
        <w:pStyle w:val="BodyText"/>
      </w:pPr>
    </w:p>
    <w:sdt>
      <w:sdtPr>
        <w:id w:val="-344099556"/>
        <w:placeholder>
          <w:docPart w:val="EE67969AA3C94E88AA5BB744B25A0ADA"/>
        </w:placeholder>
        <w15:color w:val="FF0000"/>
        <w:text w:multiLine="1"/>
      </w:sdtPr>
      <w:sdtContent>
        <w:p w14:paraId="0465321B" w14:textId="3AD2D7BE" w:rsidR="00B92548" w:rsidRDefault="0015061C" w:rsidP="0015061C">
          <w:pPr>
            <w:pStyle w:val="BodyText"/>
            <w:jc w:val="left"/>
          </w:pPr>
          <w:r>
            <w:t>LTA operates critical infrastructure, so both the AI it adopts and the AI-related threats it faces have consequences beyond the organisation.</w:t>
          </w:r>
          <w:r>
            <w:br/>
          </w:r>
          <w:r>
            <w:br/>
          </w:r>
          <w:r>
            <w:t>Workstream 1: Guardrail Evaluation Test Bench</w:t>
          </w:r>
          <w:r>
            <w:br/>
          </w:r>
          <w:r>
            <w:t xml:space="preserve">The bench gives CYAD an evidence-based way to choose guardrails before any generative AI system is deployed, instead of relying on vendor claims. A parallel LTA AI red-teaming capstone project </w:t>
          </w:r>
          <w:r>
            <w:t xml:space="preserve">(done by Chuan Shan Yang Daniel, 2400855) </w:t>
          </w:r>
          <w:r>
            <w:t xml:space="preserve">is building a tool that simulates attacks on AI applications; the bench complements it on the defensive side, </w:t>
          </w:r>
          <w:r>
            <w:t>thus our teams work collaboratively in a broader grey-box style project.</w:t>
          </w:r>
          <w:r>
            <w:br/>
          </w:r>
          <w:r>
            <w:br/>
          </w:r>
          <w:r>
            <w:t>Workstream 2: Beacon</w:t>
          </w:r>
          <w:r>
            <w:br/>
          </w:r>
          <w:r>
            <w:t xml:space="preserve">CYAD </w:t>
          </w:r>
          <w:r>
            <w:t xml:space="preserve">and other LTA departments </w:t>
          </w:r>
          <w:r>
            <w:t>need timely, defensible awareness of AI threats, expressed in recognised security-control and attacker-technique terms. By linking each news event to SSP controls and ATT&amp;CK and ATLAS techniques, Beacon aims to shorten the step from reading a report to knowing which controls it affects.</w:t>
          </w:r>
          <w:r>
            <w:t xml:space="preserve"> Ultimately, the goal is to reduce the article reading fatigue a person may feel in providing summarised Telegram briefings and also hosting a website that delves varying levels of abstraction </w:t>
          </w:r>
          <w:r w:rsidR="00560D60">
            <w:t>to serve a wide base of users ranging from a layman to a cybersecurity professional.</w:t>
          </w:r>
        </w:p>
      </w:sdtContent>
    </w:sdt>
    <w:p w14:paraId="393FD8E0" w14:textId="77777777" w:rsidR="009435A8" w:rsidRDefault="009435A8" w:rsidP="00B92548">
      <w:pPr>
        <w:pStyle w:val="BodyText"/>
      </w:pPr>
    </w:p>
    <w:p w14:paraId="616FE383" w14:textId="77777777" w:rsidR="00B92548" w:rsidRPr="009435A8" w:rsidRDefault="00B92548" w:rsidP="00B92548">
      <w:pPr>
        <w:pStyle w:val="BodyText"/>
        <w:rPr>
          <w:b/>
        </w:rPr>
      </w:pPr>
      <w:r>
        <w:rPr>
          <w:b/>
        </w:rPr>
        <w:t>Project Scope:</w:t>
      </w:r>
    </w:p>
    <w:p w14:paraId="4390359F" w14:textId="77777777" w:rsidR="00B92548" w:rsidRPr="00B92548" w:rsidRDefault="00B92548" w:rsidP="00B92548">
      <w:pPr>
        <w:pStyle w:val="BodyText"/>
      </w:pPr>
    </w:p>
    <w:sdt>
      <w:sdtPr>
        <w:id w:val="464701024"/>
        <w:placeholder>
          <w:docPart w:val="67B0EB680C8D420399292A9EFA96CFD4"/>
        </w:placeholder>
        <w15:color w:val="FF0000"/>
        <w:text w:multiLine="1"/>
      </w:sdtPr>
      <w:sdtContent>
        <w:p w14:paraId="0E65E47D" w14:textId="713A876D" w:rsidR="00B92548" w:rsidRDefault="00560D60" w:rsidP="00560D60">
          <w:pPr>
            <w:pStyle w:val="BodyText"/>
            <w:jc w:val="left"/>
          </w:pPr>
          <w:r w:rsidRPr="00560D60">
            <w:t>Both workstreams use only open-source, free, free-trial or free-credit technology, developed on a single provided development laptop with an 8 GB graphics processing unit (GPU).</w:t>
          </w:r>
          <w:r w:rsidRPr="00560D60">
            <w:br/>
          </w:r>
          <w:r w:rsidRPr="00560D60">
            <w:br/>
          </w:r>
          <w:r w:rsidRPr="00560D60">
            <w:t>Workstream 1: Guardrail Evaluation Test Bench</w:t>
          </w:r>
          <w:r w:rsidRPr="00560D60">
            <w:br/>
          </w:r>
          <w:r w:rsidRPr="00560D60">
            <w:br/>
            <w:t>Currently confirmed and in scope</w:t>
          </w:r>
          <w:r>
            <w:t xml:space="preserve"> (Tier 1)</w:t>
          </w:r>
          <w:r w:rsidRPr="00560D60">
            <w:t xml:space="preserve"> are </w:t>
          </w:r>
          <w:r w:rsidRPr="00560D60">
            <w:t xml:space="preserve">harmful-content classification of user prompts (NeMo Guardrails, Llama Guard 3/4 and Sentinel’s LionGuard 2), and jailbreak / prompt-attack detection (NeMo Guardrails and Sentinel, with Meta’s Prompt Guard 2 as a planned third comparator). </w:t>
          </w:r>
          <w:r w:rsidRPr="00560D60">
            <w:br/>
          </w:r>
          <w:r w:rsidRPr="00560D60">
            <w:br/>
          </w:r>
          <w:r w:rsidRPr="00560D60">
            <w:t>All other guardrail functions form</w:t>
          </w:r>
          <w:r>
            <w:t>s are in scope but still</w:t>
          </w:r>
          <w:r w:rsidRPr="00560D60">
            <w:t xml:space="preserve"> under investigation, each for a stated reason</w:t>
          </w:r>
          <w:r>
            <w:t xml:space="preserve"> (Tier 2)</w:t>
          </w:r>
          <w:r w:rsidRPr="00560D60">
            <w:t xml:space="preserve">: </w:t>
          </w:r>
          <w:r>
            <w:br/>
            <w:t>1. Have not identified</w:t>
          </w:r>
          <w:r w:rsidRPr="00560D60">
            <w:t xml:space="preserve"> comparable products</w:t>
          </w:r>
          <w:r>
            <w:t xml:space="preserve"> (e.g. NeMo has a retrieval rail for retrieved schema validation and quality of content, no free/OSS equivalent has been meaningfully compared yet)</w:t>
          </w:r>
          <w:r w:rsidRPr="00560D60">
            <w:t>;</w:t>
          </w:r>
          <w:r>
            <w:br/>
            <w:t xml:space="preserve">2. </w:t>
          </w:r>
          <w:r w:rsidRPr="00560D60">
            <w:t>products share the same underlying service</w:t>
          </w:r>
          <w:r>
            <w:t xml:space="preserve"> (e.g. GovTech Sentinel has an input rail that outsources to AWS Bedrock)</w:t>
          </w:r>
          <w:r w:rsidRPr="00560D60">
            <w:t>;</w:t>
          </w:r>
          <w:r>
            <w:br/>
            <w:t xml:space="preserve">3. </w:t>
          </w:r>
          <w:r w:rsidRPr="00560D60">
            <w:t>it needs a response-generating, document-retrieval or tool-using agent set-up</w:t>
          </w:r>
          <w:r>
            <w:t xml:space="preserve"> (e.g. Nvidia NeMo Dialog Rail definition via Colang)</w:t>
          </w:r>
          <w:r>
            <w:br/>
            <w:t xml:space="preserve">4. </w:t>
          </w:r>
          <w:r w:rsidRPr="00560D60">
            <w:t xml:space="preserve">it needs more computing power. Checking </w:t>
          </w:r>
          <w:r w:rsidR="00681685">
            <w:t>LLM</w:t>
          </w:r>
          <w:r w:rsidRPr="00560D60">
            <w:t xml:space="preserve"> responses is the natural next step. Limitations: larger guardrail models run on the laptop in 4-bit quantised (compressed) form where possible, or on free-tier cloud GPU credits; Llama Guard 4 results are subject to model access (Meta, 2025), with Llama Guard 3 as the committed baseline; only </w:t>
          </w:r>
          <w:r w:rsidRPr="00560D60">
            <w:lastRenderedPageBreak/>
            <w:t>public or synthetic test prompts are sent to hosted services</w:t>
          </w:r>
          <w:r w:rsidR="00681685">
            <w:t>.</w:t>
          </w:r>
          <w:r w:rsidRPr="00560D60">
            <w:br/>
          </w:r>
          <w:r w:rsidRPr="00560D60">
            <w:br/>
          </w:r>
          <w:r w:rsidRPr="00560D60">
            <w:t>Workstream 2: Beacon</w:t>
          </w:r>
          <w:r w:rsidRPr="00560D60">
            <w:br/>
          </w:r>
          <w:r w:rsidRPr="00560D60">
            <w:t>Beacon covers the outcomes in objectives 5 to 8, using English-language public sources only. It is an awareness service, not a compliance tool. It will be deployed on free-tier or free-credit cloud infrastructure in the Singapore region.</w:t>
          </w:r>
        </w:p>
      </w:sdtContent>
    </w:sdt>
    <w:p w14:paraId="75FB4D13" w14:textId="77777777" w:rsidR="009435A8" w:rsidRDefault="009435A8" w:rsidP="00B92548">
      <w:pPr>
        <w:pStyle w:val="BodyText"/>
      </w:pPr>
    </w:p>
    <w:p w14:paraId="44C8BE8C" w14:textId="77777777" w:rsidR="00B92548" w:rsidRPr="009435A8" w:rsidRDefault="00B92548" w:rsidP="00B92548">
      <w:pPr>
        <w:pStyle w:val="BodyText"/>
        <w:rPr>
          <w:b/>
        </w:rPr>
      </w:pPr>
      <w:r>
        <w:rPr>
          <w:b/>
        </w:rPr>
        <w:t>Project Outputs and Deliverables</w:t>
      </w:r>
    </w:p>
    <w:p w14:paraId="76003D59" w14:textId="77777777" w:rsidR="00B92548" w:rsidRPr="00B92548" w:rsidRDefault="00B92548" w:rsidP="00B92548">
      <w:pPr>
        <w:pStyle w:val="BodyText"/>
      </w:pPr>
    </w:p>
    <w:sdt>
      <w:sdtPr>
        <w:id w:val="-967980080"/>
        <w:placeholder>
          <w:docPart w:val="B17E4EB311C640A7B59031688C0C4D2A"/>
        </w:placeholder>
        <w15:color w:val="FF0000"/>
        <w:text w:multiLine="1"/>
      </w:sdtPr>
      <w:sdtContent>
        <w:p w14:paraId="023E7CFE" w14:textId="3012B43B" w:rsidR="00B92548" w:rsidRDefault="00681685" w:rsidP="00681685">
          <w:pPr>
            <w:pStyle w:val="BodyText"/>
            <w:jc w:val="left"/>
          </w:pPr>
          <w:r>
            <w:t>Each workstream produces working software and evidence, followed by the shared academic submissions.</w:t>
          </w:r>
          <w:r>
            <w:br/>
          </w:r>
          <w:r>
            <w:br/>
          </w:r>
          <w:r>
            <w:t>Workstream 1: Guardrail Evaluation Test Bench</w:t>
          </w:r>
          <w:r>
            <w:br/>
          </w:r>
          <w:r>
            <w:t>1. Evaluation harness (source code)</w:t>
          </w:r>
          <w:r>
            <w:br/>
          </w:r>
          <w:r>
            <w:t>2. Tier 1 results dataset</w:t>
          </w:r>
          <w:r>
            <w:br/>
          </w:r>
          <w:r>
            <w:t>3. Test bench evaluation report (first week of December 2026)</w:t>
          </w:r>
          <w:r>
            <w:br/>
          </w:r>
          <w:r>
            <w:br/>
          </w:r>
          <w:r>
            <w:t>Workstream 2: Beacon</w:t>
          </w:r>
          <w:r>
            <w:br/>
          </w:r>
          <w:r>
            <w:t>4. Deployed Beacon service with CI/CD and monitoring (by 1 February 2027)</w:t>
          </w:r>
          <w:r>
            <w:br/>
          </w:r>
          <w:r>
            <w:t>5. Beacon source code and documentation</w:t>
          </w:r>
          <w:r>
            <w:br/>
          </w:r>
          <w:r>
            <w:br/>
          </w:r>
          <w:r>
            <w:t>Academic submissions</w:t>
          </w:r>
          <w:r>
            <w:br/>
          </w:r>
          <w:r>
            <w:t>6. Interim Report (Form E1)</w:t>
          </w:r>
          <w:r>
            <w:br/>
          </w:r>
          <w:r>
            <w:t>7. Interim Presentation</w:t>
          </w:r>
          <w:r>
            <w:br/>
          </w:r>
          <w:r>
            <w:t>8. Final Report (Form E2)</w:t>
          </w:r>
          <w:r>
            <w:br/>
          </w:r>
          <w:r>
            <w:t>9. Final Presentation</w:t>
          </w:r>
          <w:r>
            <w:br/>
          </w:r>
          <w:r>
            <w:t>10. Detailed Gantt chart (Gantt_Guo_Zi_Qiang_Robin.xlsx)</w:t>
          </w:r>
          <w:r>
            <w:t>, subject to change.</w:t>
          </w:r>
        </w:p>
      </w:sdtContent>
    </w:sdt>
    <w:p w14:paraId="324DC0EA" w14:textId="77777777" w:rsidR="009435A8" w:rsidRDefault="009435A8" w:rsidP="00B92548">
      <w:pPr>
        <w:pStyle w:val="BodyText"/>
      </w:pPr>
    </w:p>
    <w:p w14:paraId="6BEEA407" w14:textId="77777777" w:rsidR="00603C7A" w:rsidRDefault="00603C7A" w:rsidP="003A4DC2">
      <w:pPr>
        <w:pStyle w:val="BodyText"/>
      </w:pPr>
    </w:p>
    <w:p w14:paraId="3D179B47" w14:textId="77777777" w:rsidR="00603C7A" w:rsidRDefault="00603C7A" w:rsidP="003A4DC2">
      <w:pPr>
        <w:pStyle w:val="BodyText"/>
      </w:pPr>
      <w:r>
        <w:br w:type="page"/>
      </w:r>
    </w:p>
    <w:p w14:paraId="4DACBAA6" w14:textId="77777777" w:rsidR="00603C7A" w:rsidRDefault="00603C7A" w:rsidP="00E06E5F">
      <w:pPr>
        <w:pStyle w:val="Heading1"/>
        <w:numPr>
          <w:ilvl w:val="0"/>
          <w:numId w:val="34"/>
        </w:numPr>
      </w:pPr>
      <w:r>
        <w:lastRenderedPageBreak/>
        <w:t>Knowledge and Training Requirements</w:t>
      </w:r>
    </w:p>
    <w:p w14:paraId="7681538F" w14:textId="77777777" w:rsidR="00603C7A" w:rsidRDefault="00603C7A" w:rsidP="00DB4750">
      <w:pPr>
        <w:pStyle w:val="BodyText"/>
      </w:pPr>
    </w:p>
    <w:p w14:paraId="5A6F8C4F" w14:textId="77777777" w:rsidR="00B92548" w:rsidRDefault="00B92548" w:rsidP="006E1278">
      <w:pPr>
        <w:pStyle w:val="BodyText"/>
        <w:rPr>
          <w:b/>
        </w:rPr>
      </w:pPr>
      <w:r>
        <w:rPr>
          <w:b/>
        </w:rPr>
        <w:t>Applicable Knowledge from the Degree Programme</w:t>
      </w:r>
    </w:p>
    <w:p w14:paraId="6F358444" w14:textId="77777777" w:rsidR="00B92548" w:rsidRPr="006E1278" w:rsidRDefault="00B92548" w:rsidP="006E1278">
      <w:pPr>
        <w:pStyle w:val="BodyText"/>
      </w:pPr>
    </w:p>
    <w:sdt>
      <w:sdtPr>
        <w:id w:val="773065924"/>
        <w:placeholder>
          <w:docPart w:val="23649D7E3A8A42889C9EFD04FC11EB82"/>
        </w:placeholder>
        <w15:color w:val="FF0000"/>
        <w:text w:multiLine="1"/>
      </w:sdtPr>
      <w:sdtContent>
        <w:p w14:paraId="73200F53" w14:textId="20195C02" w:rsidR="00B92548" w:rsidRDefault="00681685" w:rsidP="00681685">
          <w:pPr>
            <w:pStyle w:val="BodyText"/>
            <w:jc w:val="left"/>
          </w:pPr>
          <w:r>
            <w:t>The project draws on five modules:</w:t>
          </w:r>
          <w:r>
            <w:br/>
            <w:t xml:space="preserve">1. </w:t>
          </w:r>
          <w:r>
            <w:t>AAI3008 Large Language Models: running, prompting and evaluating language models and guardrails.</w:t>
          </w:r>
          <w:r>
            <w:br/>
            <w:t xml:space="preserve">2. </w:t>
          </w:r>
          <w:r>
            <w:t>INF2006 Cloud Computing and Big Data: cloud deployment, scheduled pipelines and cloud GPU use.</w:t>
          </w:r>
          <w:r>
            <w:br/>
            <w:t xml:space="preserve">3. </w:t>
          </w:r>
          <w:r>
            <w:t xml:space="preserve">INF2005 Cyber Security Fundamentals: </w:t>
          </w:r>
          <w:r>
            <w:t xml:space="preserve">general cybersecurity concepts, </w:t>
          </w:r>
          <w:r>
            <w:t>threat frameworks, security controls and attacks on AI.</w:t>
          </w:r>
          <w:r>
            <w:br/>
            <w:t xml:space="preserve">4. </w:t>
          </w:r>
          <w:r>
            <w:t xml:space="preserve">INF2003 Database Systems: </w:t>
          </w:r>
          <w:r>
            <w:t xml:space="preserve">database optimisation, relational/non-relational/vector </w:t>
          </w:r>
          <w:r>
            <w:t>st</w:t>
          </w:r>
          <w:r>
            <w:t>ores</w:t>
          </w:r>
          <w:r>
            <w:t>.</w:t>
          </w:r>
          <w:r>
            <w:br/>
            <w:t xml:space="preserve">5. </w:t>
          </w:r>
          <w:r>
            <w:t>INF2001 Introduction to Software Engineering: requirements, testing, version control and CI/CD.</w:t>
          </w:r>
        </w:p>
      </w:sdtContent>
    </w:sdt>
    <w:p w14:paraId="2FF8CF46" w14:textId="77777777" w:rsidR="006E1278" w:rsidRPr="006E1278" w:rsidRDefault="006E1278" w:rsidP="006E1278">
      <w:pPr>
        <w:pStyle w:val="BodyText"/>
      </w:pPr>
    </w:p>
    <w:p w14:paraId="364A437F" w14:textId="0C8AFAED" w:rsidR="00B92548" w:rsidRPr="00681685" w:rsidRDefault="00B92548" w:rsidP="00681685">
      <w:pPr>
        <w:pStyle w:val="BodyText"/>
        <w:rPr>
          <w:b/>
        </w:rPr>
      </w:pPr>
      <w:r>
        <w:rPr>
          <w:b/>
        </w:rPr>
        <w:t>Additional Knowledge, Skillsets, or Certifications Required</w:t>
      </w:r>
    </w:p>
    <w:p w14:paraId="5A0C3813" w14:textId="77777777" w:rsidR="00B92548" w:rsidRPr="006E1278" w:rsidRDefault="00B92548" w:rsidP="006E1278">
      <w:pPr>
        <w:pStyle w:val="BodyText"/>
      </w:pPr>
    </w:p>
    <w:sdt>
      <w:sdtPr>
        <w:id w:val="274985427"/>
        <w:placeholder>
          <w:docPart w:val="73983D198E8845779A0F0051EC71A704"/>
        </w:placeholder>
        <w15:color w:val="FF0000"/>
        <w:text w:multiLine="1"/>
      </w:sdtPr>
      <w:sdtContent>
        <w:p w14:paraId="21D0220C" w14:textId="3DF3433F" w:rsidR="00B92548" w:rsidRDefault="00681685" w:rsidP="00681685">
          <w:pPr>
            <w:pStyle w:val="BodyText"/>
            <w:jc w:val="left"/>
          </w:pPr>
          <w:r w:rsidRPr="00681685">
            <w:t>Practical knowledge of guardrail frameworks (NeMo Guardrails, Llama Guard, and LionGuard 2 through Sentinel); evaluation methods for safety classifiers (labelled test sets, including harmless prompts that resemble harmful ones, precision, recall and false-positive rates); running openly released models in compressed form within limited GPU memory</w:t>
          </w:r>
          <w:r>
            <w:t xml:space="preserve"> or otherwise leveraging cloud compute services (AWS Bedrock, SageMaker, etc…)</w:t>
          </w:r>
          <w:r w:rsidRPr="00681685">
            <w:t xml:space="preserve">; web </w:t>
          </w:r>
          <w:r>
            <w:t xml:space="preserve">scraping, </w:t>
          </w:r>
          <w:r w:rsidRPr="00681685">
            <w:t>collection and text extraction; the Structured Threat Information Expression (STIX) 2.1 and Open Security Controls Assessment Language (OSCAL) data formats; MITRE ATT&amp;CK, MITRE ATLAS and the SSP; CI/CD and service monitoring; React for the web interface; and the Telegram bot application programming interface (API).</w:t>
          </w:r>
          <w:r>
            <w:t xml:space="preserve"> </w:t>
          </w:r>
          <w:r>
            <w:br/>
          </w:r>
          <w:r>
            <w:br/>
            <w:t>Additionally, LTA has provided me with a Claude Pro subscription.</w:t>
          </w:r>
          <w:r>
            <w:br/>
          </w:r>
          <w:r>
            <w:br/>
          </w:r>
          <w:r w:rsidRPr="00681685">
            <w:t>No formal certification is a prerequisite.</w:t>
          </w:r>
        </w:p>
      </w:sdtContent>
    </w:sdt>
    <w:p w14:paraId="48B6E47A" w14:textId="77777777" w:rsidR="006E1278" w:rsidRDefault="006E1278" w:rsidP="006E1278">
      <w:pPr>
        <w:pStyle w:val="BodyText"/>
      </w:pPr>
    </w:p>
    <w:p w14:paraId="2B67E60D" w14:textId="77777777" w:rsidR="00B92548" w:rsidRDefault="00B92548" w:rsidP="006E1278">
      <w:pPr>
        <w:pStyle w:val="BodyText"/>
        <w:rPr>
          <w:b/>
        </w:rPr>
      </w:pPr>
      <w:r>
        <w:rPr>
          <w:b/>
        </w:rPr>
        <w:t>Training Required and Provided</w:t>
      </w:r>
    </w:p>
    <w:p w14:paraId="03A52994" w14:textId="77777777" w:rsidR="00B92548" w:rsidRPr="006E1278" w:rsidRDefault="00B92548" w:rsidP="006E1278">
      <w:pPr>
        <w:pStyle w:val="BodyText"/>
      </w:pPr>
    </w:p>
    <w:sdt>
      <w:sdtPr>
        <w:id w:val="-122541047"/>
        <w:placeholder>
          <w:docPart w:val="8988DEC1BA164918A9D7FB582A19A97D"/>
        </w:placeholder>
        <w15:color w:val="FF0000"/>
        <w:text w:multiLine="1"/>
      </w:sdtPr>
      <w:sdtContent>
        <w:p w14:paraId="7238B6CE" w14:textId="2605CFE7" w:rsidR="00B92548" w:rsidRDefault="009837C3">
          <w:pPr>
            <w:pStyle w:val="BodyText"/>
            <w:jc w:val="left"/>
          </w:pPr>
          <w:r w:rsidRPr="009837C3">
            <w:t>LTA provides the development laptop, and Sentinel access is already in place. All other learning is self-directed</w:t>
          </w:r>
          <w:r>
            <w:t>.</w:t>
          </w:r>
          <w:r>
            <w:br/>
          </w:r>
          <w:r>
            <w:br/>
            <w:t>There are no formal training or eMod equivalent that I have to attend.</w:t>
          </w:r>
          <w:r>
            <w:br/>
          </w:r>
          <w:r>
            <w:br/>
            <w:t>Training comes in the form of weekly alignment meetings with my Industry Supervisor.</w:t>
          </w:r>
        </w:p>
      </w:sdtContent>
    </w:sdt>
    <w:p w14:paraId="04C9E4D7" w14:textId="77777777" w:rsidR="00603C7A" w:rsidRDefault="00603C7A" w:rsidP="003A4DC2">
      <w:pPr>
        <w:pStyle w:val="BodyText"/>
      </w:pPr>
    </w:p>
    <w:p w14:paraId="505CC414" w14:textId="77777777" w:rsidR="006E1278" w:rsidRDefault="006E1278" w:rsidP="003A4DC2">
      <w:pPr>
        <w:pStyle w:val="BodyText"/>
      </w:pPr>
    </w:p>
    <w:p w14:paraId="11DB010B" w14:textId="77777777" w:rsidR="00603C7A" w:rsidRDefault="00603C7A" w:rsidP="00064120">
      <w:pPr>
        <w:pStyle w:val="BodyText"/>
      </w:pPr>
      <w:r>
        <w:br w:type="page"/>
      </w:r>
    </w:p>
    <w:p w14:paraId="19C3CB4E" w14:textId="77777777" w:rsidR="00603C7A" w:rsidRDefault="00603C7A" w:rsidP="00E06E5F">
      <w:pPr>
        <w:pStyle w:val="Heading1"/>
        <w:numPr>
          <w:ilvl w:val="0"/>
          <w:numId w:val="34"/>
        </w:numPr>
      </w:pPr>
      <w:r>
        <w:lastRenderedPageBreak/>
        <w:t>Project Timeline</w:t>
      </w:r>
    </w:p>
    <w:p w14:paraId="075B2DAE" w14:textId="77777777" w:rsidR="00B92548" w:rsidRPr="006E1278" w:rsidRDefault="00B92548" w:rsidP="006E1278">
      <w:pPr>
        <w:pStyle w:val="BodyText"/>
        <w:rPr>
          <w:i/>
          <w:sz w:val="20"/>
        </w:rPr>
      </w:pPr>
      <w:r>
        <w:rPr>
          <w:i/>
          <w:sz w:val="20"/>
        </w:rPr>
        <w:t>(Please use a separate sheet if necessary; Gantt chart should be included in the annex)</w:t>
      </w:r>
    </w:p>
    <w:p w14:paraId="4FF4247B" w14:textId="77777777" w:rsidR="00B92548" w:rsidRPr="006E1278" w:rsidRDefault="00B92548" w:rsidP="006E1278">
      <w:pPr>
        <w:pStyle w:val="BodyText"/>
      </w:pPr>
    </w:p>
    <w:sdt>
      <w:sdtPr>
        <w:id w:val="697813163"/>
        <w:placeholder>
          <w:docPart w:val="4AA4074BEF4B48FF83EC004EE7479E35"/>
        </w:placeholder>
        <w15:color w:val="FF0000"/>
        <w:text w:multiLine="1"/>
      </w:sdtPr>
      <w:sdtContent>
        <w:p w14:paraId="64286C55" w14:textId="5EB154CB" w:rsidR="00B92548" w:rsidRDefault="009837C3" w:rsidP="009837C3">
          <w:pPr>
            <w:pStyle w:val="BodyText"/>
            <w:jc w:val="left"/>
          </w:pPr>
          <w:r>
            <w:t>The project runs from 8 October 2026 to 31 March 2027 with the two workstreams in parallel: the test bench is the main focus until early December while Beacon’s design continues, and Beacon is built in December and January.</w:t>
          </w:r>
          <w:r>
            <w:br/>
          </w:r>
          <w:r>
            <w:br/>
          </w:r>
          <w:r>
            <w:t>Workstream 1: Guardrail Evaluation Test Bench</w:t>
          </w:r>
          <w:r>
            <w:br/>
          </w:r>
          <w:r>
            <w:t>October 2026: complete the comparative research (adding Purple Llama and Litmus), build the evaluation harness and request Llama Guard 4 access.</w:t>
          </w:r>
          <w:r>
            <w:br/>
          </w:r>
          <w:r>
            <w:t>November 2026: run the Tier 1 evaluations on the laptop and on free cloud GPU credits.</w:t>
          </w:r>
          <w:r>
            <w:br/>
          </w:r>
          <w:r>
            <w:t>1 December 2026: evaluation results complete.</w:t>
          </w:r>
          <w:r>
            <w:br/>
          </w:r>
          <w:r>
            <w:t>1–6 December 2026: test bench evaluation report, which also feeds the Interim Report (Form E1).</w:t>
          </w:r>
          <w:r>
            <w:br/>
          </w:r>
          <w:r>
            <w:br/>
          </w:r>
          <w:r>
            <w:t>Workstream 2: Beacon</w:t>
          </w:r>
          <w:r>
            <w:br/>
          </w:r>
          <w:r>
            <w:t>October – November 2026: design of the analysis stages after collection continues at low intensity.</w:t>
          </w:r>
          <w:r>
            <w:br/>
          </w:r>
          <w:r>
            <w:t>December 2026 – January 2027: build the pipeline in order: collection, filtering, merging, significance rating, the Briefing and Telegram digest, then initial mapping.</w:t>
          </w:r>
          <w:r>
            <w:br/>
          </w:r>
          <w:r>
            <w:t>1 February 2027: Beacon deployed.</w:t>
          </w:r>
          <w:r>
            <w:br/>
          </w:r>
          <w:r>
            <w:t>February 2027: CI/CD, monitoring and fixes from live running.</w:t>
          </w:r>
          <w:r>
            <w:br/>
          </w:r>
          <w:r>
            <w:t>March 2027: buffer and iteration; trend detection as a stretch goal.</w:t>
          </w:r>
          <w:r>
            <w:br/>
          </w:r>
          <w:r>
            <w:br/>
          </w:r>
          <w:r>
            <w:t>Academic milestones</w:t>
          </w:r>
          <w:r>
            <w:br/>
          </w:r>
          <w:r>
            <w:t>8–11 October 2026: Form B, due 11 October.</w:t>
          </w:r>
          <w:r>
            <w:br/>
          </w:r>
          <w:r>
            <w:t>6 December 2026: Interim Report (Form E1).</w:t>
          </w:r>
          <w:r>
            <w:br/>
          </w:r>
          <w:r>
            <w:t>31 January 2027: Interim Presentation.</w:t>
          </w:r>
          <w:r>
            <w:br/>
          </w:r>
          <w:r>
            <w:t>21 March 2027: Final Report (Form E2).</w:t>
          </w:r>
          <w:r>
            <w:br/>
          </w:r>
          <w:r>
            <w:t>31 March 2027: end of the project period.</w:t>
          </w:r>
          <w:r>
            <w:br/>
          </w:r>
          <w:r>
            <w:t>11 April 2027: Final Presentation (after the project period).</w:t>
          </w:r>
          <w:r>
            <w:br/>
          </w:r>
          <w:r>
            <w:br/>
          </w:r>
          <w:r>
            <w:t>A summary Gantt chart is in Annex A; the detailed chart is provided in Gantt_Guo_Zi_Qiang_Robin.xlsx.</w:t>
          </w:r>
        </w:p>
      </w:sdtContent>
    </w:sdt>
    <w:p w14:paraId="7DD0D70F" w14:textId="77777777" w:rsidR="00603C7A" w:rsidRDefault="00603C7A" w:rsidP="006E1278">
      <w:pPr>
        <w:pStyle w:val="BodyText"/>
      </w:pPr>
    </w:p>
    <w:p w14:paraId="4FD76704" w14:textId="77777777" w:rsidR="006E1278" w:rsidRPr="006E1278" w:rsidRDefault="006E1278" w:rsidP="006E1278">
      <w:pPr>
        <w:pStyle w:val="BodyText"/>
      </w:pPr>
    </w:p>
    <w:p w14:paraId="1597D501" w14:textId="77777777" w:rsidR="00603C7A" w:rsidRDefault="00603C7A" w:rsidP="00C06599">
      <w:pPr>
        <w:pStyle w:val="BodyText"/>
      </w:pPr>
      <w:r>
        <w:br w:type="page"/>
      </w:r>
    </w:p>
    <w:p w14:paraId="7CD344F3" w14:textId="77777777" w:rsidR="00603C7A" w:rsidRDefault="00603C7A" w:rsidP="00E06E5F">
      <w:pPr>
        <w:pStyle w:val="Heading1"/>
        <w:numPr>
          <w:ilvl w:val="0"/>
          <w:numId w:val="34"/>
        </w:numPr>
      </w:pPr>
      <w:r>
        <w:lastRenderedPageBreak/>
        <w:t>Supervisor Remarks</w:t>
      </w:r>
    </w:p>
    <w:p w14:paraId="50092A51" w14:textId="77777777" w:rsidR="00B92548" w:rsidRPr="006E1278" w:rsidRDefault="00603C7A" w:rsidP="006E1278">
      <w:pPr>
        <w:pStyle w:val="BodyText"/>
        <w:rPr>
          <w:i/>
          <w:sz w:val="20"/>
        </w:rPr>
      </w:pPr>
      <w:r>
        <w:rPr>
          <w:i/>
          <w:sz w:val="20"/>
        </w:rPr>
        <w:t>(Additional details relevant to the project; please use a separate sheet if necessary)</w:t>
      </w:r>
    </w:p>
    <w:p w14:paraId="0AA95200" w14:textId="77777777" w:rsidR="00B92548" w:rsidRDefault="00B92548" w:rsidP="006E1278">
      <w:pPr>
        <w:pStyle w:val="BodyText"/>
      </w:pPr>
    </w:p>
    <w:p w14:paraId="1CBB850C" w14:textId="77777777" w:rsidR="006E1278" w:rsidRPr="006E1278" w:rsidRDefault="006E1278" w:rsidP="006E1278">
      <w:pPr>
        <w:pStyle w:val="Heading3"/>
        <w:numPr>
          <w:ilvl w:val="1"/>
          <w:numId w:val="34"/>
        </w:numPr>
      </w:pPr>
      <w:r>
        <w:t>Industry Supervisor Remarks</w:t>
      </w:r>
    </w:p>
    <w:p w14:paraId="60EBD5EE" w14:textId="77777777" w:rsidR="006E1278" w:rsidRPr="006E1278" w:rsidRDefault="006E1278" w:rsidP="006E1278">
      <w:pPr>
        <w:pStyle w:val="BodyText"/>
      </w:pPr>
    </w:p>
    <w:sdt>
      <w:sdtPr>
        <w:id w:val="1415043535"/>
        <w:placeholder>
          <w:docPart w:val="0D18F31A539A474A856827FB60CC7C14"/>
        </w:placeholder>
        <w:showingPlcHdr/>
        <w15:color w:val="FF0000"/>
        <w:text w:multiLine="1"/>
      </w:sdtPr>
      <w:sdtEndPr/>
      <w:sdtContent>
        <w:p w14:paraId="527AEA9E" w14:textId="77777777" w:rsidR="00B92548" w:rsidRDefault="00B92548" w:rsidP="006E1278">
          <w:pPr>
            <w:pStyle w:val="BodyText"/>
          </w:pPr>
          <w:r>
            <w:rPr>
              <w:rStyle w:val="PlaceholderText"/>
              <w:i/>
              <w:color w:val="FF0000"/>
            </w:rPr>
            <w:t>Please provide any other details that are relevant to the project, e.g., references or research papers, description on the complexity of the project, expected learning opportunities, etc.</w:t>
          </w:r>
        </w:p>
      </w:sdtContent>
    </w:sdt>
    <w:p w14:paraId="5087A376" w14:textId="77777777" w:rsidR="00603C7A" w:rsidRDefault="00603C7A" w:rsidP="00064120">
      <w:pPr>
        <w:pStyle w:val="BodyText"/>
      </w:pPr>
    </w:p>
    <w:p w14:paraId="7E96CD90" w14:textId="77777777" w:rsidR="006E1278" w:rsidRPr="006E1278" w:rsidRDefault="006E1278" w:rsidP="006E1278">
      <w:pPr>
        <w:pStyle w:val="Heading3"/>
        <w:numPr>
          <w:ilvl w:val="1"/>
          <w:numId w:val="34"/>
        </w:numPr>
      </w:pPr>
      <w:r>
        <w:t>Academic Supervisor Remarks</w:t>
      </w:r>
    </w:p>
    <w:p w14:paraId="7A591C7F" w14:textId="77777777" w:rsidR="006E1278" w:rsidRPr="006E1278" w:rsidRDefault="006E1278" w:rsidP="006E1278">
      <w:pPr>
        <w:pStyle w:val="BodyText"/>
      </w:pPr>
    </w:p>
    <w:sdt>
      <w:sdtPr>
        <w:id w:val="-38901724"/>
        <w:placeholder>
          <w:docPart w:val="90CFBAF8F0D141A59631376B85421A08"/>
        </w:placeholder>
        <w:showingPlcHdr/>
        <w15:color w:val="FF0000"/>
        <w:text w:multiLine="1"/>
      </w:sdtPr>
      <w:sdtEndPr/>
      <w:sdtContent>
        <w:p w14:paraId="47A738D6" w14:textId="77777777" w:rsidR="006E1278" w:rsidRDefault="006E1278" w:rsidP="006E1278">
          <w:pPr>
            <w:pStyle w:val="BodyText"/>
          </w:pPr>
          <w:r>
            <w:rPr>
              <w:rStyle w:val="PlaceholderText"/>
              <w:i/>
              <w:color w:val="FF0000"/>
            </w:rPr>
            <w:t>Please provide any other details that are relevant to the project, e.g., references or research papers, description on the complexity of the project, expected learning opportunities, etc.</w:t>
          </w:r>
        </w:p>
      </w:sdtContent>
    </w:sdt>
    <w:p w14:paraId="753C3797" w14:textId="77777777" w:rsidR="006E1278" w:rsidRDefault="006E1278" w:rsidP="006E1278">
      <w:pPr>
        <w:pStyle w:val="BodyText"/>
      </w:pPr>
    </w:p>
    <w:p w14:paraId="222D917F" w14:textId="77777777" w:rsidR="006E1278" w:rsidRDefault="006E1278" w:rsidP="00064120">
      <w:pPr>
        <w:pStyle w:val="BodyText"/>
      </w:pPr>
    </w:p>
    <w:p w14:paraId="49336F81" w14:textId="77777777" w:rsidR="00603C7A" w:rsidRDefault="00603C7A" w:rsidP="00064120">
      <w:pPr>
        <w:pStyle w:val="BodyText"/>
      </w:pPr>
      <w:r>
        <w:br w:type="page"/>
      </w:r>
    </w:p>
    <w:p w14:paraId="554994CF" w14:textId="77777777" w:rsidR="00BC57DD" w:rsidRPr="00BC57DD" w:rsidRDefault="00BC57DD" w:rsidP="00BC57DD">
      <w:pPr>
        <w:pStyle w:val="ListParagraph"/>
        <w:numPr>
          <w:ilvl w:val="0"/>
          <w:numId w:val="34"/>
        </w:numPr>
        <w:rPr>
          <w:rFonts w:ascii="Arial" w:eastAsia="Arial" w:hAnsi="Arial"/>
          <w:b/>
          <w:bCs/>
          <w:sz w:val="26"/>
          <w:szCs w:val="26"/>
        </w:rPr>
      </w:pPr>
      <w:r>
        <w:rPr>
          <w:rFonts w:ascii="Arial" w:eastAsia="Arial" w:hAnsi="Arial"/>
          <w:b/>
          <w:bCs/>
          <w:sz w:val="26"/>
          <w:szCs w:val="26"/>
        </w:rPr>
        <w:lastRenderedPageBreak/>
        <w:t>Declaration of Conformity</w:t>
      </w:r>
    </w:p>
    <w:p w14:paraId="02DEA717" w14:textId="77777777" w:rsidR="00603C7A" w:rsidRPr="00BC57DD" w:rsidRDefault="00603C7A" w:rsidP="00BC57DD">
      <w:pPr>
        <w:pStyle w:val="BodyText"/>
      </w:pPr>
    </w:p>
    <w:p w14:paraId="32BCC152" w14:textId="77777777" w:rsidR="00603C7A" w:rsidRDefault="00BC57DD" w:rsidP="00E06E5F">
      <w:pPr>
        <w:pStyle w:val="Heading3"/>
        <w:numPr>
          <w:ilvl w:val="1"/>
          <w:numId w:val="34"/>
        </w:numPr>
      </w:pPr>
      <w:r>
        <w:t>Declaration by Industry Supervisor</w:t>
      </w:r>
    </w:p>
    <w:p w14:paraId="0E5147D4" w14:textId="77777777" w:rsidR="00603C7A" w:rsidRDefault="00603C7A" w:rsidP="00C06599">
      <w:pPr>
        <w:pStyle w:val="BodyText"/>
      </w:pPr>
    </w:p>
    <w:p w14:paraId="5F3D3CBF" w14:textId="77777777" w:rsidR="00603C7A" w:rsidRDefault="00603C7A" w:rsidP="00C06599">
      <w:pPr>
        <w:pStyle w:val="BodyText"/>
      </w:pPr>
      <w:r>
        <w:t xml:space="preserve">I hereby acknowledge that I </w:t>
      </w:r>
      <w:r>
        <w:rPr>
          <w:u w:val="single"/>
        </w:rPr>
        <w:t>have engaged and discussed with the Candidate</w:t>
      </w:r>
      <w:r>
        <w:t xml:space="preserve"> on the Capstone Project details above, and we are in agreement on the contents provided in the sections above.</w:t>
      </w:r>
    </w:p>
    <w:p w14:paraId="4B505616" w14:textId="77777777" w:rsidR="00603C7A" w:rsidRDefault="00603C7A" w:rsidP="00C06599">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79"/>
        <w:gridCol w:w="3677"/>
      </w:tblGrid>
      <w:tr w:rsidR="00CF37BF" w14:paraId="31B4635B" w14:textId="77777777" w:rsidTr="00D330B7">
        <w:trPr>
          <w:cantSplit/>
          <w:trHeight w:val="1134"/>
        </w:trPr>
        <w:tc>
          <w:tcPr>
            <w:tcW w:w="4979" w:type="dxa"/>
            <w:tcBorders>
              <w:bottom w:val="single" w:sz="4" w:space="0" w:color="auto"/>
            </w:tcBorders>
            <w:tcMar>
              <w:top w:w="170" w:type="dxa"/>
              <w:bottom w:w="170" w:type="dxa"/>
            </w:tcMar>
            <w:vAlign w:val="bottom"/>
          </w:tcPr>
          <w:p w14:paraId="640356A4" w14:textId="77777777" w:rsidR="00CF37BF" w:rsidRPr="00666025" w:rsidRDefault="00CF37BF" w:rsidP="00CF37BF">
            <w:pPr>
              <w:pStyle w:val="BodyText"/>
              <w:tabs>
                <w:tab w:val="clear" w:pos="426"/>
              </w:tabs>
              <w:ind w:left="0"/>
              <w:jc w:val="left"/>
              <w:rPr>
                <w:i/>
                <w:sz w:val="18"/>
              </w:rPr>
            </w:pPr>
            <w:r>
              <w:rPr>
                <w:i/>
                <w:sz w:val="18"/>
              </w:rPr>
              <w:t xml:space="preserve">Signature      </w:t>
            </w:r>
            <w:sdt>
              <w:sdtPr>
                <w:rPr>
                  <w:i/>
                  <w:sz w:val="18"/>
                </w:rPr>
                <w:id w:val="-369766446"/>
                <w:showingPlcHdr/>
                <w15:color w:val="FF0000"/>
                <w:picture/>
              </w:sdtPr>
              <w:sdtEndPr/>
              <w:sdtContent>
                <w:r>
                  <w:rPr>
                    <w:i/>
                    <w:noProof/>
                    <w:sz w:val="18"/>
                    <w:lang w:eastAsia="en-SG"/>
                  </w:rPr>
                  <w:drawing>
                    <wp:inline distT="0" distB="0" distL="0" distR="0" wp14:anchorId="32F5D5B6" wp14:editId="1C1475CB">
                      <wp:extent cx="2088000" cy="648000"/>
                      <wp:effectExtent l="0" t="0" r="762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8000" cy="648000"/>
                              </a:xfrm>
                              <a:prstGeom prst="rect">
                                <a:avLst/>
                              </a:prstGeom>
                              <a:noFill/>
                              <a:ln>
                                <a:noFill/>
                              </a:ln>
                            </pic:spPr>
                          </pic:pic>
                        </a:graphicData>
                      </a:graphic>
                    </wp:inline>
                  </w:drawing>
                </w:r>
              </w:sdtContent>
            </w:sdt>
          </w:p>
        </w:tc>
        <w:tc>
          <w:tcPr>
            <w:tcW w:w="3677" w:type="dxa"/>
            <w:tcMar>
              <w:top w:w="170" w:type="dxa"/>
              <w:bottom w:w="170" w:type="dxa"/>
            </w:tcMar>
          </w:tcPr>
          <w:p w14:paraId="6F1FCACF" w14:textId="77777777" w:rsidR="00CF37BF" w:rsidRPr="00D330B7" w:rsidRDefault="00CF37BF" w:rsidP="00CF37BF">
            <w:pPr>
              <w:pStyle w:val="BodyText"/>
              <w:tabs>
                <w:tab w:val="clear" w:pos="426"/>
              </w:tabs>
              <w:ind w:left="0"/>
              <w:jc w:val="left"/>
            </w:pPr>
          </w:p>
        </w:tc>
      </w:tr>
      <w:tr w:rsidR="00603C7A" w14:paraId="01A5BF6A" w14:textId="77777777" w:rsidTr="00D330B7">
        <w:trPr>
          <w:cantSplit/>
        </w:trPr>
        <w:tc>
          <w:tcPr>
            <w:tcW w:w="8656" w:type="dxa"/>
            <w:gridSpan w:val="2"/>
            <w:tcMar>
              <w:top w:w="170" w:type="dxa"/>
              <w:bottom w:w="170" w:type="dxa"/>
            </w:tcMar>
          </w:tcPr>
          <w:p w14:paraId="70547325" w14:textId="77777777" w:rsidR="00603C7A" w:rsidRDefault="00603C7A" w:rsidP="00B94E13">
            <w:pPr>
              <w:pStyle w:val="BodyText"/>
              <w:tabs>
                <w:tab w:val="clear" w:pos="426"/>
              </w:tabs>
              <w:ind w:left="0"/>
              <w:jc w:val="left"/>
            </w:pPr>
          </w:p>
          <w:p w14:paraId="72D25184" w14:textId="77777777" w:rsidR="006E1278" w:rsidRDefault="006E1278" w:rsidP="006E1278">
            <w:pPr>
              <w:pStyle w:val="BodyText"/>
              <w:tabs>
                <w:tab w:val="clear" w:pos="426"/>
              </w:tabs>
              <w:ind w:left="0"/>
              <w:jc w:val="left"/>
            </w:pPr>
            <w:r>
              <w:rPr>
                <w:b/>
              </w:rPr>
              <w:t>Name of Industry Supervisor:</w:t>
            </w:r>
            <w:r>
              <w:t xml:space="preserve"> </w:t>
            </w:r>
            <w:r>
              <w:fldChar w:fldCharType="begin"/>
            </w:r>
            <w:r>
              <w:instrText xml:space="preserve"> REF Industry_Supervisor_Name \h </w:instrText>
            </w:r>
            <w:r>
              <w:fldChar w:fldCharType="separate"/>
            </w:r>
            <w:sdt>
              <w:sdtPr>
                <w:id w:val="-1464955567"/>
                <w:placeholder>
                  <w:docPart w:val="0E1777C4C78942CAAB731333B5A725F1"/>
                </w:placeholder>
                <w:showingPlcHdr/>
                <w15:color w:val="FF0000"/>
                <w:text/>
              </w:sdtPr>
              <w:sdtEndPr/>
              <w:sdtContent>
                <w:r>
                  <w:rPr>
                    <w:rStyle w:val="PlaceholderText"/>
                    <w:i/>
                    <w:color w:val="FF0000"/>
                  </w:rPr>
                  <w:t>The industry supervisor’s name</w:t>
                </w:r>
              </w:sdtContent>
            </w:sdt>
            <w:r>
              <w:fldChar w:fldCharType="end"/>
            </w:r>
          </w:p>
          <w:p w14:paraId="098E378F" w14:textId="77777777" w:rsidR="006E1278" w:rsidRDefault="006E1278" w:rsidP="006E1278">
            <w:pPr>
              <w:pStyle w:val="BodyText"/>
              <w:tabs>
                <w:tab w:val="clear" w:pos="426"/>
              </w:tabs>
              <w:ind w:left="0"/>
              <w:jc w:val="left"/>
            </w:pPr>
            <w:r>
              <w:rPr>
                <w:b/>
              </w:rPr>
              <w:t xml:space="preserve">Designation: </w:t>
            </w:r>
            <w:r>
              <w:rPr>
                <w:b/>
              </w:rPr>
              <w:fldChar w:fldCharType="begin"/>
            </w:r>
            <w:r>
              <w:rPr>
                <w:b/>
              </w:rPr>
              <w:instrText xml:space="preserve"> REF Industry_Supervisor_Designation \h </w:instrText>
            </w:r>
            <w:r>
              <w:rPr>
                <w:b/>
              </w:rPr>
            </w:r>
            <w:r>
              <w:rPr>
                <w:b/>
              </w:rPr>
              <w:fldChar w:fldCharType="separate"/>
            </w:r>
            <w:sdt>
              <w:sdtPr>
                <w:id w:val="-1766755703"/>
                <w:placeholder>
                  <w:docPart w:val="6C0538DBFFA34C849DBFD2483CB877A6"/>
                </w:placeholder>
                <w:showingPlcHdr/>
                <w15:color w:val="FF0000"/>
                <w:text/>
              </w:sdtPr>
              <w:sdtEndPr/>
              <w:sdtContent>
                <w:r>
                  <w:rPr>
                    <w:rStyle w:val="PlaceholderText"/>
                    <w:i/>
                    <w:color w:val="FF0000"/>
                  </w:rPr>
                  <w:t>The industry supervisor’s designation</w:t>
                </w:r>
              </w:sdtContent>
            </w:sdt>
            <w:r>
              <w:rPr>
                <w:b/>
              </w:rPr>
              <w:fldChar w:fldCharType="end"/>
            </w:r>
          </w:p>
          <w:p w14:paraId="2FF60D24" w14:textId="77777777" w:rsidR="006E1278" w:rsidRDefault="006E1278" w:rsidP="006E1278">
            <w:pPr>
              <w:pStyle w:val="BodyText"/>
              <w:tabs>
                <w:tab w:val="clear" w:pos="426"/>
              </w:tabs>
              <w:ind w:left="0"/>
              <w:jc w:val="left"/>
            </w:pPr>
            <w:r>
              <w:rPr>
                <w:b/>
              </w:rPr>
              <w:t>Department:</w:t>
            </w:r>
            <w:r>
              <w:t xml:space="preserve"> </w:t>
            </w:r>
            <w:r>
              <w:fldChar w:fldCharType="begin"/>
            </w:r>
            <w:r>
              <w:instrText xml:space="preserve"> REF Industry_Supervisor_Department_Division \h </w:instrText>
            </w:r>
            <w:r>
              <w:fldChar w:fldCharType="separate"/>
            </w:r>
            <w:sdt>
              <w:sdtPr>
                <w:id w:val="-1990401765"/>
                <w:placeholder>
                  <w:docPart w:val="E383213815E84C1888D3EAA4F5EA4D84"/>
                </w:placeholder>
                <w:showingPlcHdr/>
                <w15:color w:val="FF0000"/>
                <w:text/>
              </w:sdtPr>
              <w:sdtEndPr/>
              <w:sdtContent>
                <w:r>
                  <w:rPr>
                    <w:rStyle w:val="PlaceholderText"/>
                    <w:i/>
                    <w:color w:val="FF0000"/>
                  </w:rPr>
                  <w:t>The industry supervisor’s department / division</w:t>
                </w:r>
              </w:sdtContent>
            </w:sdt>
            <w:r>
              <w:fldChar w:fldCharType="end"/>
            </w:r>
          </w:p>
          <w:p w14:paraId="0D62EDA8" w14:textId="77777777" w:rsidR="006E1278" w:rsidRDefault="006E1278" w:rsidP="006E1278">
            <w:pPr>
              <w:pStyle w:val="BodyText"/>
              <w:tabs>
                <w:tab w:val="clear" w:pos="426"/>
              </w:tabs>
              <w:ind w:left="0"/>
              <w:jc w:val="left"/>
            </w:pPr>
            <w:r>
              <w:rPr>
                <w:b/>
              </w:rPr>
              <w:t>Contact No:</w:t>
            </w:r>
            <w:r>
              <w:t xml:space="preserve"> </w:t>
            </w:r>
            <w:r>
              <w:fldChar w:fldCharType="begin"/>
            </w:r>
            <w:r>
              <w:instrText xml:space="preserve"> REF Industry_Supervisor_Contact_Number \h </w:instrText>
            </w:r>
            <w:r>
              <w:fldChar w:fldCharType="separate"/>
            </w:r>
            <w:sdt>
              <w:sdtPr>
                <w:id w:val="1905325147"/>
                <w:placeholder>
                  <w:docPart w:val="CBB48FBE30CC4113B8BA1C94B7B5ACE2"/>
                </w:placeholder>
                <w:showingPlcHdr/>
                <w15:color w:val="FF0000"/>
                <w:text/>
              </w:sdtPr>
              <w:sdtEndPr/>
              <w:sdtContent>
                <w:r>
                  <w:rPr>
                    <w:rStyle w:val="PlaceholderText"/>
                    <w:i/>
                    <w:color w:val="FF0000"/>
                  </w:rPr>
                  <w:t>The industry supervisor’s contact number</w:t>
                </w:r>
              </w:sdtContent>
            </w:sdt>
            <w:r>
              <w:fldChar w:fldCharType="end"/>
            </w:r>
          </w:p>
          <w:p w14:paraId="2743F5C3" w14:textId="77777777" w:rsidR="006E1278" w:rsidRDefault="006E1278" w:rsidP="006E1278">
            <w:pPr>
              <w:pStyle w:val="BodyText"/>
              <w:tabs>
                <w:tab w:val="clear" w:pos="426"/>
              </w:tabs>
              <w:ind w:left="0"/>
              <w:jc w:val="left"/>
            </w:pPr>
            <w:r>
              <w:rPr>
                <w:b/>
              </w:rPr>
              <w:t>Email:</w:t>
            </w:r>
            <w:r>
              <w:t xml:space="preserve"> </w:t>
            </w:r>
            <w:r>
              <w:fldChar w:fldCharType="begin"/>
            </w:r>
            <w:r>
              <w:instrText xml:space="preserve"> REF Industry_Supervisor_Email_Address \h </w:instrText>
            </w:r>
            <w:r>
              <w:fldChar w:fldCharType="separate"/>
            </w:r>
            <w:sdt>
              <w:sdtPr>
                <w:id w:val="-383722078"/>
                <w:placeholder>
                  <w:docPart w:val="D15A15A7E3E74CADA0A81D773F7F2C70"/>
                </w:placeholder>
                <w:showingPlcHdr/>
                <w15:color w:val="FF0000"/>
                <w:text/>
              </w:sdtPr>
              <w:sdtEndPr/>
              <w:sdtContent>
                <w:r>
                  <w:rPr>
                    <w:rStyle w:val="PlaceholderText"/>
                    <w:i/>
                    <w:color w:val="FF0000"/>
                  </w:rPr>
                  <w:t>The industry supervisor’s email address</w:t>
                </w:r>
              </w:sdtContent>
            </w:sdt>
            <w:r>
              <w:fldChar w:fldCharType="end"/>
            </w:r>
          </w:p>
          <w:p w14:paraId="7538085D" w14:textId="77777777" w:rsidR="00603C7A" w:rsidRDefault="006E1278" w:rsidP="006E1278">
            <w:pPr>
              <w:pStyle w:val="BodyText"/>
              <w:tabs>
                <w:tab w:val="clear" w:pos="426"/>
              </w:tabs>
              <w:ind w:left="0"/>
              <w:jc w:val="left"/>
            </w:pPr>
            <w:r>
              <w:rPr>
                <w:b/>
              </w:rPr>
              <w:t>Date:</w:t>
            </w:r>
            <w:r>
              <w:t xml:space="preserve"> </w:t>
            </w:r>
            <w:sdt>
              <w:sdtPr>
                <w:id w:val="-747414225"/>
                <w:placeholder>
                  <w:docPart w:val="267B54B3F76644ADA32C272B9098B35C"/>
                </w:placeholder>
                <w:showingPlcHdr/>
                <w15:color w:val="FF0000"/>
                <w:date>
                  <w:dateFormat w:val="d/M/yyyy"/>
                  <w:lid w:val="en-SG"/>
                  <w:storeMappedDataAs w:val="dateTime"/>
                  <w:calendar w:val="gregorian"/>
                </w:date>
              </w:sdtPr>
              <w:sdtEndPr/>
              <w:sdtContent>
                <w:r>
                  <w:rPr>
                    <w:rStyle w:val="PlaceholderText"/>
                    <w:i/>
                    <w:color w:val="FF0000"/>
                  </w:rPr>
                  <w:t>Click or tap to enter a date</w:t>
                </w:r>
              </w:sdtContent>
            </w:sdt>
          </w:p>
        </w:tc>
      </w:tr>
    </w:tbl>
    <w:p w14:paraId="4EAD0113" w14:textId="77777777" w:rsidR="00603C7A" w:rsidRPr="00064120" w:rsidRDefault="00603C7A" w:rsidP="00064120">
      <w:pPr>
        <w:pStyle w:val="BodyText"/>
      </w:pPr>
    </w:p>
    <w:p w14:paraId="5E0F1F40" w14:textId="77777777" w:rsidR="00603C7A" w:rsidRDefault="00BC57DD" w:rsidP="00E06E5F">
      <w:pPr>
        <w:pStyle w:val="Heading3"/>
        <w:numPr>
          <w:ilvl w:val="1"/>
          <w:numId w:val="34"/>
        </w:numPr>
      </w:pPr>
      <w:r>
        <w:t>Declaration by Candidate</w:t>
      </w:r>
    </w:p>
    <w:p w14:paraId="052ECE65" w14:textId="77777777" w:rsidR="00603C7A" w:rsidRDefault="00603C7A" w:rsidP="000E2382">
      <w:pPr>
        <w:pStyle w:val="BodyText"/>
      </w:pPr>
    </w:p>
    <w:p w14:paraId="6FB09AA2" w14:textId="77777777" w:rsidR="00603C7A" w:rsidRDefault="00603C7A" w:rsidP="000E2382">
      <w:pPr>
        <w:pStyle w:val="BodyText"/>
      </w:pPr>
      <w:r>
        <w:t xml:space="preserve">I hereby acknowledge that I </w:t>
      </w:r>
      <w:r>
        <w:rPr>
          <w:u w:val="single"/>
        </w:rPr>
        <w:t>have engaged and discussed with my Industry Supervisor</w:t>
      </w:r>
      <w:r>
        <w:t xml:space="preserve"> on the Capstone Project details above, and we are in agreement on the contents provided in the sections above.</w:t>
      </w:r>
    </w:p>
    <w:p w14:paraId="65291D8E" w14:textId="77777777" w:rsidR="00603C7A" w:rsidRDefault="00603C7A" w:rsidP="000E2382">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9242"/>
        <w:gridCol w:w="222"/>
      </w:tblGrid>
      <w:tr w:rsidR="00CF37BF" w14:paraId="78B14E9B" w14:textId="77777777" w:rsidTr="00B94E13">
        <w:trPr>
          <w:cantSplit/>
          <w:trHeight w:val="1134"/>
        </w:trPr>
        <w:tc>
          <w:tcPr>
            <w:tcW w:w="4979" w:type="dxa"/>
            <w:tcBorders>
              <w:bottom w:val="single" w:sz="4" w:space="0" w:color="auto"/>
            </w:tcBorders>
            <w:tcMar>
              <w:top w:w="170" w:type="dxa"/>
              <w:bottom w:w="170" w:type="dxa"/>
            </w:tcMar>
            <w:vAlign w:val="bottom"/>
          </w:tcPr>
          <w:p w14:paraId="755FAF38" w14:textId="0AC75C47" w:rsidR="00CF37BF" w:rsidRPr="00666025" w:rsidRDefault="00CF37BF" w:rsidP="00CF37BF">
            <w:pPr>
              <w:pStyle w:val="BodyText"/>
              <w:tabs>
                <w:tab w:val="clear" w:pos="426"/>
              </w:tabs>
              <w:ind w:left="0"/>
              <w:jc w:val="left"/>
              <w:rPr>
                <w:i/>
                <w:sz w:val="18"/>
              </w:rPr>
            </w:pPr>
            <w:r>
              <w:rPr>
                <w:i/>
                <w:sz w:val="18"/>
              </w:rPr>
              <w:t xml:space="preserve">Signature      </w:t>
            </w:r>
            <w:sdt>
              <w:sdtPr>
                <w:rPr>
                  <w:noProof/>
                </w:rPr>
                <w:id w:val="382612700"/>
                <w15:color w:val="FF0000"/>
                <w:picture/>
              </w:sdtPr>
              <w:sdtContent>
                <w:r w:rsidR="009837C3" w:rsidRPr="009837C3">
                  <w:rPr>
                    <w:noProof/>
                  </w:rPr>
                  <w:drawing>
                    <wp:inline distT="0" distB="0" distL="0" distR="0" wp14:anchorId="05B20320" wp14:editId="255A0D92">
                      <wp:extent cx="5731510" cy="1393825"/>
                      <wp:effectExtent l="0" t="0" r="0" b="0"/>
                      <wp:docPr id="38492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393825"/>
                              </a:xfrm>
                              <a:prstGeom prst="rect">
                                <a:avLst/>
                              </a:prstGeom>
                              <a:noFill/>
                              <a:ln>
                                <a:noFill/>
                              </a:ln>
                            </pic:spPr>
                          </pic:pic>
                        </a:graphicData>
                      </a:graphic>
                    </wp:inline>
                  </w:drawing>
                </w:r>
              </w:sdtContent>
            </w:sdt>
          </w:p>
        </w:tc>
        <w:tc>
          <w:tcPr>
            <w:tcW w:w="3677" w:type="dxa"/>
            <w:tcMar>
              <w:top w:w="170" w:type="dxa"/>
              <w:bottom w:w="170" w:type="dxa"/>
            </w:tcMar>
          </w:tcPr>
          <w:p w14:paraId="72D1E0FD" w14:textId="77777777" w:rsidR="00CF37BF" w:rsidRPr="00D330B7" w:rsidRDefault="00CF37BF" w:rsidP="00CF37BF">
            <w:pPr>
              <w:pStyle w:val="BodyText"/>
              <w:tabs>
                <w:tab w:val="clear" w:pos="426"/>
              </w:tabs>
              <w:ind w:left="0"/>
              <w:jc w:val="left"/>
            </w:pPr>
          </w:p>
        </w:tc>
      </w:tr>
      <w:tr w:rsidR="00603C7A" w14:paraId="464FF89F" w14:textId="77777777" w:rsidTr="00B94E13">
        <w:trPr>
          <w:cantSplit/>
        </w:trPr>
        <w:tc>
          <w:tcPr>
            <w:tcW w:w="8656" w:type="dxa"/>
            <w:gridSpan w:val="2"/>
            <w:tcMar>
              <w:top w:w="170" w:type="dxa"/>
              <w:bottom w:w="170" w:type="dxa"/>
            </w:tcMar>
          </w:tcPr>
          <w:p w14:paraId="45218486" w14:textId="77777777" w:rsidR="00603C7A" w:rsidRDefault="00603C7A" w:rsidP="00B94E13">
            <w:pPr>
              <w:pStyle w:val="BodyText"/>
              <w:tabs>
                <w:tab w:val="clear" w:pos="426"/>
              </w:tabs>
              <w:ind w:left="0"/>
              <w:jc w:val="left"/>
            </w:pPr>
          </w:p>
          <w:p w14:paraId="31E5D808" w14:textId="02036D2B" w:rsidR="006E1278" w:rsidRDefault="006E1278" w:rsidP="006E1278">
            <w:pPr>
              <w:pStyle w:val="BodyText"/>
              <w:tabs>
                <w:tab w:val="clear" w:pos="426"/>
              </w:tabs>
              <w:ind w:left="0"/>
              <w:jc w:val="left"/>
            </w:pPr>
            <w:r>
              <w:rPr>
                <w:b/>
              </w:rPr>
              <w:t>Name of Candidate:</w:t>
            </w:r>
            <w:r>
              <w:t xml:space="preserve"> </w:t>
            </w:r>
            <w:r>
              <w:fldChar w:fldCharType="begin"/>
            </w:r>
            <w:r>
              <w:instrText xml:space="preserve"> REF Candidate_Name \h </w:instrText>
            </w:r>
            <w:r>
              <w:fldChar w:fldCharType="separate"/>
            </w:r>
            <w:sdt>
              <w:sdtPr>
                <w:id w:val="-724990899"/>
                <w:placeholder>
                  <w:docPart w:val="5953C8CCA29E454B8B46BDF8E52679BD"/>
                </w:placeholder>
                <w15:color w:val="FF0000"/>
                <w:text/>
              </w:sdtPr>
              <w:sdtEndPr/>
              <w:sdtContent>
                <w:r w:rsidR="009837C3">
                  <w:t>Guo Zi Qiang Robin</w:t>
                </w:r>
              </w:sdtContent>
            </w:sdt>
            <w:r>
              <w:fldChar w:fldCharType="end"/>
            </w:r>
          </w:p>
          <w:p w14:paraId="599D6C18" w14:textId="7DF295A5" w:rsidR="006E1278" w:rsidRDefault="006E1278" w:rsidP="006E1278">
            <w:pPr>
              <w:pStyle w:val="BodyText"/>
              <w:tabs>
                <w:tab w:val="clear" w:pos="426"/>
              </w:tabs>
              <w:ind w:left="0"/>
              <w:jc w:val="left"/>
            </w:pPr>
            <w:r>
              <w:rPr>
                <w:b/>
              </w:rPr>
              <w:t>Contact No:</w:t>
            </w:r>
            <w:r>
              <w:t xml:space="preserve"> </w:t>
            </w:r>
            <w:sdt>
              <w:sdtPr>
                <w:id w:val="-1557696194"/>
                <w:placeholder>
                  <w:docPart w:val="E432658C9F31444F93835CA35F6CC45E"/>
                </w:placeholder>
                <w15:color w:val="FF0000"/>
                <w:text/>
              </w:sdtPr>
              <w:sdtEndPr/>
              <w:sdtContent>
                <w:r w:rsidR="009837C3">
                  <w:t>+65 80340394</w:t>
                </w:r>
              </w:sdtContent>
            </w:sdt>
          </w:p>
          <w:p w14:paraId="0748AF9C" w14:textId="14A772AD" w:rsidR="006E1278" w:rsidRDefault="006E1278" w:rsidP="006E1278">
            <w:pPr>
              <w:pStyle w:val="BodyText"/>
              <w:tabs>
                <w:tab w:val="clear" w:pos="426"/>
              </w:tabs>
              <w:ind w:left="0"/>
              <w:jc w:val="left"/>
            </w:pPr>
            <w:r>
              <w:rPr>
                <w:b/>
              </w:rPr>
              <w:t>Email:</w:t>
            </w:r>
            <w:r>
              <w:t xml:space="preserve"> </w:t>
            </w:r>
            <w:sdt>
              <w:sdtPr>
                <w:id w:val="806052062"/>
                <w:placeholder>
                  <w:docPart w:val="D2048ED4E7A64120B5750954FFAC43BB"/>
                </w:placeholder>
                <w15:color w:val="FF0000"/>
              </w:sdtPr>
              <w:sdtEndPr/>
              <w:sdtContent>
                <w:r w:rsidR="009837C3">
                  <w:t>2400989@sit.singaporetech.edu.sg</w:t>
                </w:r>
              </w:sdtContent>
            </w:sdt>
          </w:p>
          <w:p w14:paraId="0A85B3D0" w14:textId="27802B97" w:rsidR="00603C7A" w:rsidRDefault="006E1278" w:rsidP="006E1278">
            <w:pPr>
              <w:pStyle w:val="BodyText"/>
              <w:tabs>
                <w:tab w:val="clear" w:pos="426"/>
              </w:tabs>
              <w:ind w:left="0"/>
              <w:jc w:val="left"/>
            </w:pPr>
            <w:r>
              <w:rPr>
                <w:b/>
              </w:rPr>
              <w:t>Date:</w:t>
            </w:r>
            <w:r>
              <w:t xml:space="preserve"> </w:t>
            </w:r>
            <w:sdt>
              <w:sdtPr>
                <w:id w:val="-273939231"/>
                <w:placeholder>
                  <w:docPart w:val="1C96EAE31B294EBE838ECD2F1E480B80"/>
                </w:placeholder>
                <w15:color w:val="FF0000"/>
                <w:date w:fullDate="2026-10-09T00:00:00Z">
                  <w:dateFormat w:val="d/M/yyyy"/>
                  <w:lid w:val="en-SG"/>
                  <w:storeMappedDataAs w:val="dateTime"/>
                  <w:calendar w:val="gregorian"/>
                </w:date>
              </w:sdtPr>
              <w:sdtEndPr/>
              <w:sdtContent>
                <w:r w:rsidR="009837C3">
                  <w:t>9/10/2026</w:t>
                </w:r>
              </w:sdtContent>
            </w:sdt>
          </w:p>
        </w:tc>
      </w:tr>
    </w:tbl>
    <w:p w14:paraId="0501BF3C" w14:textId="77777777" w:rsidR="00603C7A" w:rsidRPr="00064120" w:rsidRDefault="00603C7A" w:rsidP="00064120">
      <w:pPr>
        <w:pStyle w:val="BodyText"/>
      </w:pPr>
    </w:p>
    <w:p w14:paraId="2F12219C" w14:textId="77777777" w:rsidR="00603C7A" w:rsidRPr="00064120" w:rsidRDefault="00603C7A" w:rsidP="00064120">
      <w:pPr>
        <w:pStyle w:val="BodyText"/>
      </w:pPr>
      <w:r>
        <w:br w:type="page"/>
      </w:r>
    </w:p>
    <w:p w14:paraId="65A03C14" w14:textId="77777777" w:rsidR="00603C7A" w:rsidRDefault="00BC57DD" w:rsidP="00E06E5F">
      <w:pPr>
        <w:pStyle w:val="Heading3"/>
        <w:numPr>
          <w:ilvl w:val="1"/>
          <w:numId w:val="34"/>
        </w:numPr>
      </w:pPr>
      <w:r>
        <w:lastRenderedPageBreak/>
        <w:t>Declaration by Academic Supervisor</w:t>
      </w:r>
    </w:p>
    <w:p w14:paraId="4F2DC65F" w14:textId="77777777" w:rsidR="00603C7A" w:rsidRDefault="00603C7A" w:rsidP="000E2382">
      <w:pPr>
        <w:pStyle w:val="BodyText"/>
      </w:pPr>
    </w:p>
    <w:p w14:paraId="2A201510" w14:textId="77777777" w:rsidR="00603C7A" w:rsidRDefault="00603C7A" w:rsidP="000E2382">
      <w:pPr>
        <w:pStyle w:val="BodyText"/>
      </w:pPr>
      <w:r>
        <w:t xml:space="preserve">I hereby acknowledge that I </w:t>
      </w:r>
      <w:r>
        <w:rPr>
          <w:u w:val="single"/>
        </w:rPr>
        <w:t>have read and understood the Capstone Project details above</w:t>
      </w:r>
      <w:r>
        <w:t xml:space="preserve">.  I believe that the proposed project is appropriate to fulfil the requirements for the </w:t>
      </w:r>
      <w:r>
        <w:rPr>
          <w:b/>
          <w:bCs/>
        </w:rPr>
        <w:t>AAI4001 Capstone Project</w:t>
      </w:r>
      <w:r>
        <w:t xml:space="preserve"> module.</w:t>
      </w:r>
    </w:p>
    <w:p w14:paraId="2BD4C587" w14:textId="77777777" w:rsidR="00603C7A" w:rsidRDefault="00603C7A" w:rsidP="000E2382">
      <w:pPr>
        <w:pStyle w:val="BodyText"/>
      </w:pPr>
    </w:p>
    <w:tbl>
      <w:tblPr>
        <w:tblStyle w:val="TableTheme"/>
        <w:tblW w:w="4795" w:type="pct"/>
        <w:tblInd w:w="4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4979"/>
        <w:gridCol w:w="3677"/>
      </w:tblGrid>
      <w:tr w:rsidR="00CF37BF" w14:paraId="5493AD76" w14:textId="77777777" w:rsidTr="00B94E13">
        <w:trPr>
          <w:cantSplit/>
          <w:trHeight w:val="1134"/>
        </w:trPr>
        <w:tc>
          <w:tcPr>
            <w:tcW w:w="4979" w:type="dxa"/>
            <w:tcBorders>
              <w:bottom w:val="single" w:sz="4" w:space="0" w:color="auto"/>
            </w:tcBorders>
            <w:tcMar>
              <w:top w:w="170" w:type="dxa"/>
              <w:bottom w:w="170" w:type="dxa"/>
            </w:tcMar>
            <w:vAlign w:val="bottom"/>
          </w:tcPr>
          <w:p w14:paraId="1CAAA729" w14:textId="77777777" w:rsidR="00CF37BF" w:rsidRPr="00666025" w:rsidRDefault="00CF37BF" w:rsidP="00CF37BF">
            <w:pPr>
              <w:pStyle w:val="BodyText"/>
              <w:tabs>
                <w:tab w:val="clear" w:pos="426"/>
              </w:tabs>
              <w:ind w:left="0"/>
              <w:jc w:val="left"/>
              <w:rPr>
                <w:i/>
                <w:sz w:val="18"/>
              </w:rPr>
            </w:pPr>
            <w:r>
              <w:rPr>
                <w:i/>
                <w:sz w:val="18"/>
              </w:rPr>
              <w:t xml:space="preserve">Signature      </w:t>
            </w:r>
            <w:sdt>
              <w:sdtPr>
                <w:rPr>
                  <w:i/>
                  <w:sz w:val="18"/>
                </w:rPr>
                <w:id w:val="228116534"/>
                <w:showingPlcHdr/>
                <w15:color w:val="FF0000"/>
                <w:picture/>
              </w:sdtPr>
              <w:sdtEndPr/>
              <w:sdtContent>
                <w:r>
                  <w:rPr>
                    <w:i/>
                    <w:noProof/>
                    <w:sz w:val="18"/>
                    <w:lang w:eastAsia="en-SG"/>
                  </w:rPr>
                  <w:drawing>
                    <wp:inline distT="0" distB="0" distL="0" distR="0" wp14:anchorId="4A303B3A" wp14:editId="375D066C">
                      <wp:extent cx="2088000" cy="648000"/>
                      <wp:effectExtent l="0" t="0" r="762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88000" cy="648000"/>
                              </a:xfrm>
                              <a:prstGeom prst="rect">
                                <a:avLst/>
                              </a:prstGeom>
                              <a:noFill/>
                              <a:ln>
                                <a:noFill/>
                              </a:ln>
                            </pic:spPr>
                          </pic:pic>
                        </a:graphicData>
                      </a:graphic>
                    </wp:inline>
                  </w:drawing>
                </w:r>
              </w:sdtContent>
            </w:sdt>
          </w:p>
        </w:tc>
        <w:tc>
          <w:tcPr>
            <w:tcW w:w="3677" w:type="dxa"/>
            <w:tcMar>
              <w:top w:w="170" w:type="dxa"/>
              <w:bottom w:w="170" w:type="dxa"/>
            </w:tcMar>
          </w:tcPr>
          <w:p w14:paraId="59DB7E93" w14:textId="77777777" w:rsidR="00CF37BF" w:rsidRPr="00D330B7" w:rsidRDefault="00CF37BF" w:rsidP="00CF37BF">
            <w:pPr>
              <w:pStyle w:val="BodyText"/>
              <w:tabs>
                <w:tab w:val="clear" w:pos="426"/>
              </w:tabs>
              <w:ind w:left="0"/>
              <w:jc w:val="left"/>
            </w:pPr>
          </w:p>
        </w:tc>
      </w:tr>
      <w:tr w:rsidR="00603C7A" w14:paraId="07577404" w14:textId="77777777" w:rsidTr="00B94E13">
        <w:trPr>
          <w:cantSplit/>
        </w:trPr>
        <w:tc>
          <w:tcPr>
            <w:tcW w:w="8656" w:type="dxa"/>
            <w:gridSpan w:val="2"/>
            <w:tcMar>
              <w:top w:w="170" w:type="dxa"/>
              <w:bottom w:w="170" w:type="dxa"/>
            </w:tcMar>
          </w:tcPr>
          <w:p w14:paraId="40725C76" w14:textId="77777777" w:rsidR="00603C7A" w:rsidRDefault="00603C7A" w:rsidP="00B94E13">
            <w:pPr>
              <w:pStyle w:val="BodyText"/>
              <w:tabs>
                <w:tab w:val="clear" w:pos="426"/>
              </w:tabs>
              <w:ind w:left="0"/>
              <w:jc w:val="left"/>
            </w:pPr>
          </w:p>
          <w:p w14:paraId="7E51F77A" w14:textId="77777777" w:rsidR="006E1278" w:rsidRDefault="006E1278" w:rsidP="006E1278">
            <w:pPr>
              <w:pStyle w:val="BodyText"/>
              <w:tabs>
                <w:tab w:val="clear" w:pos="426"/>
              </w:tabs>
              <w:ind w:left="0"/>
              <w:jc w:val="left"/>
            </w:pPr>
            <w:r>
              <w:rPr>
                <w:b/>
              </w:rPr>
              <w:t>Name of Academic Supervisor:</w:t>
            </w:r>
            <w:r>
              <w:t xml:space="preserve"> </w:t>
            </w:r>
            <w:r>
              <w:fldChar w:fldCharType="begin"/>
            </w:r>
            <w:r>
              <w:instrText xml:space="preserve"> REF Academic_Supervisor_Name \h </w:instrText>
            </w:r>
            <w:r>
              <w:fldChar w:fldCharType="separate"/>
            </w:r>
            <w:sdt>
              <w:sdtPr>
                <w:id w:val="-925104142"/>
                <w:placeholder>
                  <w:docPart w:val="FF38EA1EC4A048CEAF38B477A2E7CA41"/>
                </w:placeholder>
                <w:showingPlcHdr/>
                <w15:color w:val="FF0000"/>
                <w:text/>
              </w:sdtPr>
              <w:sdtEndPr/>
              <w:sdtContent>
                <w:r>
                  <w:rPr>
                    <w:rStyle w:val="PlaceholderText"/>
                    <w:i/>
                    <w:color w:val="FF0000"/>
                  </w:rPr>
                  <w:t>The academic supervisor’s name</w:t>
                </w:r>
              </w:sdtContent>
            </w:sdt>
            <w:r>
              <w:fldChar w:fldCharType="end"/>
            </w:r>
          </w:p>
          <w:p w14:paraId="298FF0A4" w14:textId="77777777" w:rsidR="006E1278" w:rsidRDefault="006E1278" w:rsidP="006E1278">
            <w:pPr>
              <w:pStyle w:val="BodyText"/>
              <w:tabs>
                <w:tab w:val="clear" w:pos="426"/>
              </w:tabs>
              <w:ind w:left="0"/>
              <w:jc w:val="left"/>
            </w:pPr>
            <w:r>
              <w:rPr>
                <w:b/>
              </w:rPr>
              <w:t>Contact No:</w:t>
            </w:r>
            <w:r>
              <w:t xml:space="preserve"> </w:t>
            </w:r>
            <w:r>
              <w:fldChar w:fldCharType="begin"/>
            </w:r>
            <w:r>
              <w:instrText xml:space="preserve"> REF Academic_Supervisor_Contact_Number \h </w:instrText>
            </w:r>
            <w:r>
              <w:fldChar w:fldCharType="separate"/>
            </w:r>
            <w:sdt>
              <w:sdtPr>
                <w:id w:val="-1490935775"/>
                <w:placeholder>
                  <w:docPart w:val="CACE86C4FDDA4DC28FCB87D2762E9BE4"/>
                </w:placeholder>
                <w:showingPlcHdr/>
                <w15:color w:val="FF0000"/>
                <w:text/>
              </w:sdtPr>
              <w:sdtEndPr/>
              <w:sdtContent>
                <w:r>
                  <w:rPr>
                    <w:rStyle w:val="PlaceholderText"/>
                    <w:i/>
                    <w:color w:val="FF0000"/>
                  </w:rPr>
                  <w:t>The academic supervisor’s contact number</w:t>
                </w:r>
              </w:sdtContent>
            </w:sdt>
            <w:r>
              <w:fldChar w:fldCharType="end"/>
            </w:r>
          </w:p>
          <w:p w14:paraId="120F9E05" w14:textId="77777777" w:rsidR="006E1278" w:rsidRDefault="006E1278" w:rsidP="006E1278">
            <w:pPr>
              <w:pStyle w:val="BodyText"/>
              <w:tabs>
                <w:tab w:val="clear" w:pos="426"/>
              </w:tabs>
              <w:ind w:left="0"/>
              <w:jc w:val="left"/>
            </w:pPr>
            <w:r>
              <w:rPr>
                <w:b/>
              </w:rPr>
              <w:t>Email:</w:t>
            </w:r>
            <w:r>
              <w:t xml:space="preserve"> </w:t>
            </w:r>
            <w:r>
              <w:fldChar w:fldCharType="begin"/>
            </w:r>
            <w:r>
              <w:instrText xml:space="preserve"> REF Academic_Supervisor_Email_Address \h </w:instrText>
            </w:r>
            <w:r>
              <w:fldChar w:fldCharType="separate"/>
            </w:r>
            <w:sdt>
              <w:sdtPr>
                <w:id w:val="17515216"/>
                <w:placeholder>
                  <w:docPart w:val="65EAF344F3DD4D7D81A728FB6B55A8AF"/>
                </w:placeholder>
                <w:showingPlcHdr/>
                <w15:color w:val="FF0000"/>
                <w:text/>
              </w:sdtPr>
              <w:sdtEndPr/>
              <w:sdtContent>
                <w:r>
                  <w:rPr>
                    <w:rStyle w:val="PlaceholderText"/>
                    <w:i/>
                    <w:color w:val="FF0000"/>
                  </w:rPr>
                  <w:t>The academic supervisor’s email address</w:t>
                </w:r>
              </w:sdtContent>
            </w:sdt>
            <w:r>
              <w:fldChar w:fldCharType="end"/>
            </w:r>
          </w:p>
          <w:p w14:paraId="7C2DE281" w14:textId="77777777" w:rsidR="00603C7A" w:rsidRDefault="006E1278" w:rsidP="006E1278">
            <w:pPr>
              <w:pStyle w:val="BodyText"/>
              <w:tabs>
                <w:tab w:val="clear" w:pos="426"/>
              </w:tabs>
              <w:ind w:left="0"/>
              <w:jc w:val="left"/>
            </w:pPr>
            <w:r>
              <w:rPr>
                <w:b/>
              </w:rPr>
              <w:t>Date:</w:t>
            </w:r>
            <w:r>
              <w:t xml:space="preserve"> </w:t>
            </w:r>
            <w:sdt>
              <w:sdtPr>
                <w:id w:val="-2027085963"/>
                <w:placeholder>
                  <w:docPart w:val="D39BE6E7511741AABADC1FDBFB96F179"/>
                </w:placeholder>
                <w:showingPlcHdr/>
                <w15:color w:val="FF0000"/>
                <w:date>
                  <w:dateFormat w:val="d/M/yyyy"/>
                  <w:lid w:val="en-SG"/>
                  <w:storeMappedDataAs w:val="dateTime"/>
                  <w:calendar w:val="gregorian"/>
                </w:date>
              </w:sdtPr>
              <w:sdtEndPr/>
              <w:sdtContent>
                <w:r>
                  <w:rPr>
                    <w:rStyle w:val="PlaceholderText"/>
                    <w:i/>
                    <w:color w:val="FF0000"/>
                  </w:rPr>
                  <w:t>Click or tap to enter a date</w:t>
                </w:r>
              </w:sdtContent>
            </w:sdt>
          </w:p>
        </w:tc>
      </w:tr>
    </w:tbl>
    <w:p w14:paraId="410A6863" w14:textId="77777777" w:rsidR="00603C7A" w:rsidRDefault="00603C7A" w:rsidP="00A60E08">
      <w:pPr>
        <w:pStyle w:val="BodyText"/>
      </w:pPr>
    </w:p>
    <w:p w14:paraId="47537AE0" w14:textId="77777777" w:rsidR="00603C7A" w:rsidRDefault="00603C7A" w:rsidP="00A60E08">
      <w:pPr>
        <w:pStyle w:val="BodyText"/>
      </w:pPr>
    </w:p>
    <w:p w14:paraId="689DC634" w14:textId="77777777" w:rsidR="00603C7A" w:rsidRDefault="00603C7A" w:rsidP="00A60E08">
      <w:pPr>
        <w:pStyle w:val="BodyText"/>
        <w:jc w:val="center"/>
        <w:rPr>
          <w:b/>
        </w:rPr>
      </w:pPr>
      <w:r>
        <w:rPr>
          <w:b/>
        </w:rPr>
        <w:t>END OF FORM B</w:t>
      </w:r>
    </w:p>
    <w:p w14:paraId="07C9A923" w14:textId="77777777" w:rsidR="00047E94" w:rsidRDefault="006D67DC">
      <w:pPr>
        <w:pStyle w:val="BodyText"/>
        <w:rPr>
          <w:ins w:id="20" w:author="Guo Zi Qiang Robin" w:date="2026-10-08T12:00:00Z"/>
        </w:rPr>
      </w:pPr>
      <w:ins w:id="21" w:author="Guo Zi Qiang Robin" w:date="2026-10-08T12:00:00Z">
        <w:r>
          <w:br w:type="page"/>
        </w:r>
      </w:ins>
    </w:p>
    <w:p w14:paraId="678C3388" w14:textId="77777777" w:rsidR="009837C3" w:rsidRPr="009837C3" w:rsidRDefault="009837C3" w:rsidP="009837C3">
      <w:pPr>
        <w:pStyle w:val="BodyText"/>
        <w:rPr>
          <w:b/>
          <w:bCs/>
        </w:rPr>
      </w:pPr>
      <w:r w:rsidRPr="009837C3">
        <w:rPr>
          <w:b/>
          <w:bCs/>
        </w:rPr>
        <w:lastRenderedPageBreak/>
        <w:t>Annex A: Summary Gantt Chart</w:t>
      </w:r>
    </w:p>
    <w:p w14:paraId="08A1CF10" w14:textId="77777777" w:rsidR="009837C3" w:rsidRDefault="009837C3" w:rsidP="009837C3">
      <w:pPr>
        <w:pStyle w:val="BodyText"/>
      </w:pPr>
    </w:p>
    <w:p w14:paraId="0601DDE2" w14:textId="06569057" w:rsidR="00047E94" w:rsidRDefault="009837C3" w:rsidP="009837C3">
      <w:pPr>
        <w:pStyle w:val="BodyText"/>
        <w:ind w:left="0"/>
        <w:jc w:val="left"/>
        <w:rPr>
          <w:ins w:id="22" w:author="Guo Zi Qiang Robin" w:date="2026-10-08T12:00:00Z"/>
        </w:rPr>
      </w:pPr>
      <w:r>
        <w:t>Month-level summary of the project plan. X = active in that month; M = milestone in that month. The project period is 8 October 2026 to 31 March 2027; the Final Presentation (11 April 2027) falls after it. The detailed weekly chart is provided in Gantt_Guo_Zi_Qiang_Robin.xlsx.</w:t>
      </w:r>
    </w:p>
    <w:p w14:paraId="10A9E1B3" w14:textId="77777777" w:rsidR="00047E94" w:rsidRDefault="00047E94">
      <w:pPr>
        <w:pStyle w:val="BodyText"/>
        <w:rPr>
          <w:ins w:id="23" w:author="Guo Zi Qiang Robin" w:date="2026-10-08T12:00:00Z"/>
        </w:rPr>
      </w:pPr>
    </w:p>
    <w:tbl>
      <w:tblPr>
        <w:tblStyle w:val="TableGrid"/>
        <w:tblW w:w="9026" w:type="dxa"/>
        <w:tblLayout w:type="fixed"/>
        <w:tblLook w:val="04A0" w:firstRow="1" w:lastRow="0" w:firstColumn="1" w:lastColumn="0" w:noHBand="0" w:noVBand="1"/>
      </w:tblPr>
      <w:tblGrid>
        <w:gridCol w:w="3426"/>
        <w:gridCol w:w="800"/>
        <w:gridCol w:w="800"/>
        <w:gridCol w:w="800"/>
        <w:gridCol w:w="800"/>
        <w:gridCol w:w="800"/>
        <w:gridCol w:w="800"/>
        <w:gridCol w:w="800"/>
      </w:tblGrid>
      <w:tr w:rsidR="00047E94" w14:paraId="40C5B00D" w14:textId="77777777">
        <w:trPr>
          <w:tblHeader/>
          <w:ins w:id="24" w:author="Guo Zi Qiang Robin" w:date="2026-10-08T12:00:00Z"/>
        </w:trPr>
        <w:tc>
          <w:tcPr>
            <w:tcW w:w="3426" w:type="dxa"/>
            <w:shd w:val="clear" w:color="auto" w:fill="D9D9D9"/>
            <w:vAlign w:val="center"/>
          </w:tcPr>
          <w:p w14:paraId="60444526" w14:textId="77777777" w:rsidR="00047E94" w:rsidRPr="009837C3" w:rsidRDefault="006D67DC">
            <w:pPr>
              <w:pStyle w:val="BodyText"/>
              <w:spacing w:before="20" w:after="20" w:line="240" w:lineRule="auto"/>
              <w:ind w:left="0"/>
              <w:jc w:val="left"/>
              <w:rPr>
                <w:ins w:id="25" w:author="Guo Zi Qiang Robin" w:date="2026-10-08T12:00:00Z"/>
              </w:rPr>
            </w:pPr>
            <w:ins w:id="26" w:author="Guo Zi Qiang Robin" w:date="2026-10-08T12:00:00Z">
              <w:r w:rsidRPr="009837C3">
                <w:rPr>
                  <w:b/>
                  <w:sz w:val="18"/>
                  <w:szCs w:val="18"/>
                </w:rPr>
                <w:t>Activity</w:t>
              </w:r>
            </w:ins>
          </w:p>
        </w:tc>
        <w:tc>
          <w:tcPr>
            <w:tcW w:w="800" w:type="dxa"/>
            <w:shd w:val="clear" w:color="auto" w:fill="D9D9D9"/>
            <w:vAlign w:val="center"/>
          </w:tcPr>
          <w:p w14:paraId="361DBAB1" w14:textId="77777777" w:rsidR="00047E94" w:rsidRPr="009837C3" w:rsidRDefault="006D67DC">
            <w:pPr>
              <w:pStyle w:val="BodyText"/>
              <w:spacing w:before="20" w:after="20" w:line="240" w:lineRule="auto"/>
              <w:ind w:left="0"/>
              <w:jc w:val="center"/>
              <w:rPr>
                <w:ins w:id="27" w:author="Guo Zi Qiang Robin" w:date="2026-10-08T12:00:00Z"/>
              </w:rPr>
            </w:pPr>
            <w:ins w:id="28" w:author="Guo Zi Qiang Robin" w:date="2026-10-08T12:00:00Z">
              <w:r w:rsidRPr="009837C3">
                <w:rPr>
                  <w:b/>
                  <w:sz w:val="18"/>
                  <w:szCs w:val="18"/>
                </w:rPr>
                <w:t>Oct 2026</w:t>
              </w:r>
            </w:ins>
          </w:p>
        </w:tc>
        <w:tc>
          <w:tcPr>
            <w:tcW w:w="800" w:type="dxa"/>
            <w:shd w:val="clear" w:color="auto" w:fill="D9D9D9"/>
            <w:vAlign w:val="center"/>
          </w:tcPr>
          <w:p w14:paraId="2D8FE3C1" w14:textId="77777777" w:rsidR="00047E94" w:rsidRPr="009837C3" w:rsidRDefault="006D67DC">
            <w:pPr>
              <w:pStyle w:val="BodyText"/>
              <w:spacing w:before="20" w:after="20" w:line="240" w:lineRule="auto"/>
              <w:ind w:left="0"/>
              <w:jc w:val="center"/>
              <w:rPr>
                <w:ins w:id="29" w:author="Guo Zi Qiang Robin" w:date="2026-10-08T12:00:00Z"/>
              </w:rPr>
            </w:pPr>
            <w:ins w:id="30" w:author="Guo Zi Qiang Robin" w:date="2026-10-08T12:00:00Z">
              <w:r w:rsidRPr="009837C3">
                <w:rPr>
                  <w:b/>
                  <w:sz w:val="18"/>
                  <w:szCs w:val="18"/>
                </w:rPr>
                <w:t>Nov</w:t>
              </w:r>
            </w:ins>
          </w:p>
        </w:tc>
        <w:tc>
          <w:tcPr>
            <w:tcW w:w="800" w:type="dxa"/>
            <w:shd w:val="clear" w:color="auto" w:fill="D9D9D9"/>
            <w:vAlign w:val="center"/>
          </w:tcPr>
          <w:p w14:paraId="04213996" w14:textId="77777777" w:rsidR="00047E94" w:rsidRPr="009837C3" w:rsidRDefault="006D67DC">
            <w:pPr>
              <w:pStyle w:val="BodyText"/>
              <w:spacing w:before="20" w:after="20" w:line="240" w:lineRule="auto"/>
              <w:ind w:left="0"/>
              <w:jc w:val="center"/>
              <w:rPr>
                <w:ins w:id="31" w:author="Guo Zi Qiang Robin" w:date="2026-10-08T12:00:00Z"/>
              </w:rPr>
            </w:pPr>
            <w:ins w:id="32" w:author="Guo Zi Qiang Robin" w:date="2026-10-08T12:00:00Z">
              <w:r w:rsidRPr="009837C3">
                <w:rPr>
                  <w:b/>
                  <w:sz w:val="18"/>
                  <w:szCs w:val="18"/>
                </w:rPr>
                <w:t>Dec</w:t>
              </w:r>
            </w:ins>
          </w:p>
        </w:tc>
        <w:tc>
          <w:tcPr>
            <w:tcW w:w="800" w:type="dxa"/>
            <w:shd w:val="clear" w:color="auto" w:fill="D9D9D9"/>
            <w:vAlign w:val="center"/>
          </w:tcPr>
          <w:p w14:paraId="09AAD423" w14:textId="77777777" w:rsidR="00047E94" w:rsidRPr="009837C3" w:rsidRDefault="006D67DC">
            <w:pPr>
              <w:pStyle w:val="BodyText"/>
              <w:spacing w:before="20" w:after="20" w:line="240" w:lineRule="auto"/>
              <w:ind w:left="0"/>
              <w:jc w:val="center"/>
              <w:rPr>
                <w:ins w:id="33" w:author="Guo Zi Qiang Robin" w:date="2026-10-08T12:00:00Z"/>
              </w:rPr>
            </w:pPr>
            <w:ins w:id="34" w:author="Guo Zi Qiang Robin" w:date="2026-10-08T12:00:00Z">
              <w:r w:rsidRPr="009837C3">
                <w:rPr>
                  <w:b/>
                  <w:sz w:val="18"/>
                  <w:szCs w:val="18"/>
                </w:rPr>
                <w:t>Jan 2027</w:t>
              </w:r>
            </w:ins>
          </w:p>
        </w:tc>
        <w:tc>
          <w:tcPr>
            <w:tcW w:w="800" w:type="dxa"/>
            <w:shd w:val="clear" w:color="auto" w:fill="D9D9D9"/>
            <w:vAlign w:val="center"/>
          </w:tcPr>
          <w:p w14:paraId="7998EF5E" w14:textId="77777777" w:rsidR="00047E94" w:rsidRPr="009837C3" w:rsidRDefault="006D67DC">
            <w:pPr>
              <w:pStyle w:val="BodyText"/>
              <w:spacing w:before="20" w:after="20" w:line="240" w:lineRule="auto"/>
              <w:ind w:left="0"/>
              <w:jc w:val="center"/>
              <w:rPr>
                <w:ins w:id="35" w:author="Guo Zi Qiang Robin" w:date="2026-10-08T12:00:00Z"/>
              </w:rPr>
            </w:pPr>
            <w:ins w:id="36" w:author="Guo Zi Qiang Robin" w:date="2026-10-08T12:00:00Z">
              <w:r w:rsidRPr="009837C3">
                <w:rPr>
                  <w:b/>
                  <w:sz w:val="18"/>
                  <w:szCs w:val="18"/>
                </w:rPr>
                <w:t>Feb</w:t>
              </w:r>
            </w:ins>
          </w:p>
        </w:tc>
        <w:tc>
          <w:tcPr>
            <w:tcW w:w="800" w:type="dxa"/>
            <w:shd w:val="clear" w:color="auto" w:fill="D9D9D9"/>
            <w:vAlign w:val="center"/>
          </w:tcPr>
          <w:p w14:paraId="7B23F33D" w14:textId="77777777" w:rsidR="00047E94" w:rsidRPr="009837C3" w:rsidRDefault="006D67DC">
            <w:pPr>
              <w:pStyle w:val="BodyText"/>
              <w:spacing w:before="20" w:after="20" w:line="240" w:lineRule="auto"/>
              <w:ind w:left="0"/>
              <w:jc w:val="center"/>
              <w:rPr>
                <w:ins w:id="37" w:author="Guo Zi Qiang Robin" w:date="2026-10-08T12:00:00Z"/>
              </w:rPr>
            </w:pPr>
            <w:ins w:id="38" w:author="Guo Zi Qiang Robin" w:date="2026-10-08T12:00:00Z">
              <w:r w:rsidRPr="009837C3">
                <w:rPr>
                  <w:b/>
                  <w:sz w:val="18"/>
                  <w:szCs w:val="18"/>
                </w:rPr>
                <w:t>Mar</w:t>
              </w:r>
            </w:ins>
          </w:p>
        </w:tc>
        <w:tc>
          <w:tcPr>
            <w:tcW w:w="800" w:type="dxa"/>
            <w:shd w:val="clear" w:color="auto" w:fill="D9D9D9"/>
            <w:vAlign w:val="center"/>
          </w:tcPr>
          <w:p w14:paraId="2D37625F" w14:textId="77777777" w:rsidR="00047E94" w:rsidRPr="009837C3" w:rsidRDefault="006D67DC">
            <w:pPr>
              <w:pStyle w:val="BodyText"/>
              <w:spacing w:before="20" w:after="20" w:line="240" w:lineRule="auto"/>
              <w:ind w:left="0"/>
              <w:jc w:val="center"/>
              <w:rPr>
                <w:ins w:id="39" w:author="Guo Zi Qiang Robin" w:date="2026-10-08T12:00:00Z"/>
              </w:rPr>
            </w:pPr>
            <w:ins w:id="40" w:author="Guo Zi Qiang Robin" w:date="2026-10-08T12:00:00Z">
              <w:r w:rsidRPr="009837C3">
                <w:rPr>
                  <w:b/>
                  <w:sz w:val="18"/>
                  <w:szCs w:val="18"/>
                </w:rPr>
                <w:t>Apr</w:t>
              </w:r>
            </w:ins>
          </w:p>
        </w:tc>
      </w:tr>
      <w:tr w:rsidR="00047E94" w14:paraId="404ACDFA" w14:textId="77777777">
        <w:trPr>
          <w:ins w:id="41" w:author="Guo Zi Qiang Robin" w:date="2026-10-08T12:00:00Z"/>
        </w:trPr>
        <w:tc>
          <w:tcPr>
            <w:tcW w:w="9026" w:type="dxa"/>
            <w:gridSpan w:val="8"/>
            <w:shd w:val="clear" w:color="auto" w:fill="F2F2F2"/>
            <w:vAlign w:val="center"/>
          </w:tcPr>
          <w:p w14:paraId="7AFFBEE2" w14:textId="77777777" w:rsidR="00047E94" w:rsidRPr="009837C3" w:rsidRDefault="006D67DC">
            <w:pPr>
              <w:pStyle w:val="BodyText"/>
              <w:spacing w:before="20" w:after="20" w:line="240" w:lineRule="auto"/>
              <w:ind w:left="0"/>
              <w:jc w:val="left"/>
              <w:rPr>
                <w:ins w:id="42" w:author="Guo Zi Qiang Robin" w:date="2026-10-08T12:00:00Z"/>
              </w:rPr>
            </w:pPr>
            <w:ins w:id="43" w:author="Guo Zi Qiang Robin" w:date="2026-10-08T12:00:00Z">
              <w:r w:rsidRPr="009837C3">
                <w:rPr>
                  <w:b/>
                  <w:sz w:val="18"/>
                  <w:szCs w:val="18"/>
                </w:rPr>
                <w:t>Academic milestones</w:t>
              </w:r>
            </w:ins>
          </w:p>
        </w:tc>
      </w:tr>
      <w:tr w:rsidR="00047E94" w14:paraId="4C98FF09" w14:textId="77777777">
        <w:trPr>
          <w:ins w:id="44" w:author="Guo Zi Qiang Robin" w:date="2026-10-08T12:00:00Z"/>
        </w:trPr>
        <w:tc>
          <w:tcPr>
            <w:tcW w:w="3426" w:type="dxa"/>
            <w:vAlign w:val="center"/>
          </w:tcPr>
          <w:p w14:paraId="10CCBCA0" w14:textId="77777777" w:rsidR="00047E94" w:rsidRPr="009837C3" w:rsidRDefault="006D67DC">
            <w:pPr>
              <w:pStyle w:val="BodyText"/>
              <w:spacing w:before="20" w:after="20" w:line="240" w:lineRule="auto"/>
              <w:ind w:left="0"/>
              <w:jc w:val="left"/>
              <w:rPr>
                <w:ins w:id="45" w:author="Guo Zi Qiang Robin" w:date="2026-10-08T12:00:00Z"/>
              </w:rPr>
            </w:pPr>
            <w:ins w:id="46" w:author="Guo Zi Qiang Robin" w:date="2026-10-08T12:00:00Z">
              <w:r w:rsidRPr="009837C3">
                <w:rPr>
                  <w:sz w:val="18"/>
                  <w:szCs w:val="18"/>
                </w:rPr>
                <w:t>Form B (11 Oct)</w:t>
              </w:r>
            </w:ins>
          </w:p>
        </w:tc>
        <w:tc>
          <w:tcPr>
            <w:tcW w:w="800" w:type="dxa"/>
            <w:vAlign w:val="center"/>
          </w:tcPr>
          <w:p w14:paraId="196D0092" w14:textId="77777777" w:rsidR="00047E94" w:rsidRPr="009837C3" w:rsidRDefault="006D67DC">
            <w:pPr>
              <w:pStyle w:val="BodyText"/>
              <w:spacing w:before="20" w:after="20" w:line="240" w:lineRule="auto"/>
              <w:ind w:left="0"/>
              <w:jc w:val="center"/>
              <w:rPr>
                <w:ins w:id="47" w:author="Guo Zi Qiang Robin" w:date="2026-10-08T12:00:00Z"/>
              </w:rPr>
            </w:pPr>
            <w:ins w:id="48" w:author="Guo Zi Qiang Robin" w:date="2026-10-08T12:00:00Z">
              <w:r w:rsidRPr="009837C3">
                <w:rPr>
                  <w:b/>
                  <w:sz w:val="18"/>
                  <w:szCs w:val="18"/>
                </w:rPr>
                <w:t>M</w:t>
              </w:r>
            </w:ins>
          </w:p>
        </w:tc>
        <w:tc>
          <w:tcPr>
            <w:tcW w:w="800" w:type="dxa"/>
            <w:vAlign w:val="center"/>
          </w:tcPr>
          <w:p w14:paraId="05BBAE98" w14:textId="77777777" w:rsidR="00047E94" w:rsidRPr="009837C3" w:rsidRDefault="00047E94">
            <w:pPr>
              <w:pStyle w:val="BodyText"/>
              <w:spacing w:before="20" w:after="20" w:line="240" w:lineRule="auto"/>
              <w:ind w:left="0"/>
              <w:jc w:val="center"/>
              <w:rPr>
                <w:ins w:id="49" w:author="Guo Zi Qiang Robin" w:date="2026-10-08T12:00:00Z"/>
              </w:rPr>
            </w:pPr>
          </w:p>
        </w:tc>
        <w:tc>
          <w:tcPr>
            <w:tcW w:w="800" w:type="dxa"/>
            <w:vAlign w:val="center"/>
          </w:tcPr>
          <w:p w14:paraId="0C25B0A0" w14:textId="77777777" w:rsidR="00047E94" w:rsidRPr="009837C3" w:rsidRDefault="00047E94">
            <w:pPr>
              <w:pStyle w:val="BodyText"/>
              <w:spacing w:before="20" w:after="20" w:line="240" w:lineRule="auto"/>
              <w:ind w:left="0"/>
              <w:jc w:val="center"/>
              <w:rPr>
                <w:ins w:id="50" w:author="Guo Zi Qiang Robin" w:date="2026-10-08T12:00:00Z"/>
              </w:rPr>
            </w:pPr>
          </w:p>
        </w:tc>
        <w:tc>
          <w:tcPr>
            <w:tcW w:w="800" w:type="dxa"/>
            <w:vAlign w:val="center"/>
          </w:tcPr>
          <w:p w14:paraId="1CF58E78" w14:textId="77777777" w:rsidR="00047E94" w:rsidRPr="009837C3" w:rsidRDefault="00047E94">
            <w:pPr>
              <w:pStyle w:val="BodyText"/>
              <w:spacing w:before="20" w:after="20" w:line="240" w:lineRule="auto"/>
              <w:ind w:left="0"/>
              <w:jc w:val="center"/>
              <w:rPr>
                <w:ins w:id="51" w:author="Guo Zi Qiang Robin" w:date="2026-10-08T12:00:00Z"/>
              </w:rPr>
            </w:pPr>
          </w:p>
        </w:tc>
        <w:tc>
          <w:tcPr>
            <w:tcW w:w="800" w:type="dxa"/>
            <w:vAlign w:val="center"/>
          </w:tcPr>
          <w:p w14:paraId="136748BE" w14:textId="77777777" w:rsidR="00047E94" w:rsidRPr="009837C3" w:rsidRDefault="00047E94">
            <w:pPr>
              <w:pStyle w:val="BodyText"/>
              <w:spacing w:before="20" w:after="20" w:line="240" w:lineRule="auto"/>
              <w:ind w:left="0"/>
              <w:jc w:val="center"/>
              <w:rPr>
                <w:ins w:id="52" w:author="Guo Zi Qiang Robin" w:date="2026-10-08T12:00:00Z"/>
              </w:rPr>
            </w:pPr>
          </w:p>
        </w:tc>
        <w:tc>
          <w:tcPr>
            <w:tcW w:w="800" w:type="dxa"/>
            <w:vAlign w:val="center"/>
          </w:tcPr>
          <w:p w14:paraId="7C5E6EDF" w14:textId="77777777" w:rsidR="00047E94" w:rsidRPr="009837C3" w:rsidRDefault="00047E94">
            <w:pPr>
              <w:pStyle w:val="BodyText"/>
              <w:spacing w:before="20" w:after="20" w:line="240" w:lineRule="auto"/>
              <w:ind w:left="0"/>
              <w:jc w:val="center"/>
              <w:rPr>
                <w:ins w:id="53" w:author="Guo Zi Qiang Robin" w:date="2026-10-08T12:00:00Z"/>
              </w:rPr>
            </w:pPr>
          </w:p>
        </w:tc>
        <w:tc>
          <w:tcPr>
            <w:tcW w:w="800" w:type="dxa"/>
            <w:vAlign w:val="center"/>
          </w:tcPr>
          <w:p w14:paraId="4DD056A6" w14:textId="77777777" w:rsidR="00047E94" w:rsidRPr="009837C3" w:rsidRDefault="00047E94">
            <w:pPr>
              <w:pStyle w:val="BodyText"/>
              <w:spacing w:before="20" w:after="20" w:line="240" w:lineRule="auto"/>
              <w:ind w:left="0"/>
              <w:jc w:val="center"/>
              <w:rPr>
                <w:ins w:id="54" w:author="Guo Zi Qiang Robin" w:date="2026-10-08T12:00:00Z"/>
              </w:rPr>
            </w:pPr>
          </w:p>
        </w:tc>
      </w:tr>
      <w:tr w:rsidR="00047E94" w14:paraId="4D79F27B" w14:textId="77777777">
        <w:trPr>
          <w:ins w:id="55" w:author="Guo Zi Qiang Robin" w:date="2026-10-08T12:00:00Z"/>
        </w:trPr>
        <w:tc>
          <w:tcPr>
            <w:tcW w:w="3426" w:type="dxa"/>
            <w:vAlign w:val="center"/>
          </w:tcPr>
          <w:p w14:paraId="247CE938" w14:textId="77777777" w:rsidR="00047E94" w:rsidRPr="009837C3" w:rsidRDefault="006D67DC">
            <w:pPr>
              <w:pStyle w:val="BodyText"/>
              <w:spacing w:before="20" w:after="20" w:line="240" w:lineRule="auto"/>
              <w:ind w:left="0"/>
              <w:jc w:val="left"/>
              <w:rPr>
                <w:ins w:id="56" w:author="Guo Zi Qiang Robin" w:date="2026-10-08T12:00:00Z"/>
              </w:rPr>
            </w:pPr>
            <w:ins w:id="57" w:author="Guo Zi Qiang Robin" w:date="2026-10-08T12:00:00Z">
              <w:r w:rsidRPr="009837C3">
                <w:rPr>
                  <w:sz w:val="18"/>
                  <w:szCs w:val="18"/>
                </w:rPr>
                <w:t>Interim Report (Form E1) (6 Dec)</w:t>
              </w:r>
            </w:ins>
          </w:p>
        </w:tc>
        <w:tc>
          <w:tcPr>
            <w:tcW w:w="800" w:type="dxa"/>
            <w:vAlign w:val="center"/>
          </w:tcPr>
          <w:p w14:paraId="670BC0DD" w14:textId="77777777" w:rsidR="00047E94" w:rsidRPr="009837C3" w:rsidRDefault="00047E94">
            <w:pPr>
              <w:pStyle w:val="BodyText"/>
              <w:spacing w:before="20" w:after="20" w:line="240" w:lineRule="auto"/>
              <w:ind w:left="0"/>
              <w:jc w:val="center"/>
              <w:rPr>
                <w:ins w:id="58" w:author="Guo Zi Qiang Robin" w:date="2026-10-08T12:00:00Z"/>
              </w:rPr>
            </w:pPr>
          </w:p>
        </w:tc>
        <w:tc>
          <w:tcPr>
            <w:tcW w:w="800" w:type="dxa"/>
            <w:shd w:val="clear" w:color="auto" w:fill="BFBFBF"/>
            <w:vAlign w:val="center"/>
          </w:tcPr>
          <w:p w14:paraId="48F2CEFA" w14:textId="77777777" w:rsidR="00047E94" w:rsidRPr="009837C3" w:rsidRDefault="006D67DC">
            <w:pPr>
              <w:pStyle w:val="BodyText"/>
              <w:spacing w:before="20" w:after="20" w:line="240" w:lineRule="auto"/>
              <w:ind w:left="0"/>
              <w:jc w:val="center"/>
              <w:rPr>
                <w:ins w:id="59" w:author="Guo Zi Qiang Robin" w:date="2026-10-08T12:00:00Z"/>
              </w:rPr>
            </w:pPr>
            <w:ins w:id="60" w:author="Guo Zi Qiang Robin" w:date="2026-10-08T12:00:00Z">
              <w:r w:rsidRPr="009837C3">
                <w:rPr>
                  <w:sz w:val="18"/>
                  <w:szCs w:val="18"/>
                </w:rPr>
                <w:t>X</w:t>
              </w:r>
            </w:ins>
          </w:p>
        </w:tc>
        <w:tc>
          <w:tcPr>
            <w:tcW w:w="800" w:type="dxa"/>
            <w:vAlign w:val="center"/>
          </w:tcPr>
          <w:p w14:paraId="25FB2DDB" w14:textId="77777777" w:rsidR="00047E94" w:rsidRPr="009837C3" w:rsidRDefault="006D67DC">
            <w:pPr>
              <w:pStyle w:val="BodyText"/>
              <w:spacing w:before="20" w:after="20" w:line="240" w:lineRule="auto"/>
              <w:ind w:left="0"/>
              <w:jc w:val="center"/>
              <w:rPr>
                <w:ins w:id="61" w:author="Guo Zi Qiang Robin" w:date="2026-10-08T12:00:00Z"/>
              </w:rPr>
            </w:pPr>
            <w:ins w:id="62" w:author="Guo Zi Qiang Robin" w:date="2026-10-08T12:00:00Z">
              <w:r w:rsidRPr="009837C3">
                <w:rPr>
                  <w:b/>
                  <w:sz w:val="18"/>
                  <w:szCs w:val="18"/>
                </w:rPr>
                <w:t>M</w:t>
              </w:r>
            </w:ins>
          </w:p>
        </w:tc>
        <w:tc>
          <w:tcPr>
            <w:tcW w:w="800" w:type="dxa"/>
            <w:vAlign w:val="center"/>
          </w:tcPr>
          <w:p w14:paraId="301AE6A7" w14:textId="77777777" w:rsidR="00047E94" w:rsidRPr="009837C3" w:rsidRDefault="00047E94">
            <w:pPr>
              <w:pStyle w:val="BodyText"/>
              <w:spacing w:before="20" w:after="20" w:line="240" w:lineRule="auto"/>
              <w:ind w:left="0"/>
              <w:jc w:val="center"/>
              <w:rPr>
                <w:ins w:id="63" w:author="Guo Zi Qiang Robin" w:date="2026-10-08T12:00:00Z"/>
              </w:rPr>
            </w:pPr>
          </w:p>
        </w:tc>
        <w:tc>
          <w:tcPr>
            <w:tcW w:w="800" w:type="dxa"/>
            <w:vAlign w:val="center"/>
          </w:tcPr>
          <w:p w14:paraId="130F6212" w14:textId="77777777" w:rsidR="00047E94" w:rsidRPr="009837C3" w:rsidRDefault="00047E94">
            <w:pPr>
              <w:pStyle w:val="BodyText"/>
              <w:spacing w:before="20" w:after="20" w:line="240" w:lineRule="auto"/>
              <w:ind w:left="0"/>
              <w:jc w:val="center"/>
              <w:rPr>
                <w:ins w:id="64" w:author="Guo Zi Qiang Robin" w:date="2026-10-08T12:00:00Z"/>
              </w:rPr>
            </w:pPr>
          </w:p>
        </w:tc>
        <w:tc>
          <w:tcPr>
            <w:tcW w:w="800" w:type="dxa"/>
            <w:vAlign w:val="center"/>
          </w:tcPr>
          <w:p w14:paraId="5032185E" w14:textId="77777777" w:rsidR="00047E94" w:rsidRPr="009837C3" w:rsidRDefault="00047E94">
            <w:pPr>
              <w:pStyle w:val="BodyText"/>
              <w:spacing w:before="20" w:after="20" w:line="240" w:lineRule="auto"/>
              <w:ind w:left="0"/>
              <w:jc w:val="center"/>
              <w:rPr>
                <w:ins w:id="65" w:author="Guo Zi Qiang Robin" w:date="2026-10-08T12:00:00Z"/>
              </w:rPr>
            </w:pPr>
          </w:p>
        </w:tc>
        <w:tc>
          <w:tcPr>
            <w:tcW w:w="800" w:type="dxa"/>
            <w:vAlign w:val="center"/>
          </w:tcPr>
          <w:p w14:paraId="2CDDA118" w14:textId="77777777" w:rsidR="00047E94" w:rsidRPr="009837C3" w:rsidRDefault="00047E94">
            <w:pPr>
              <w:pStyle w:val="BodyText"/>
              <w:spacing w:before="20" w:after="20" w:line="240" w:lineRule="auto"/>
              <w:ind w:left="0"/>
              <w:jc w:val="center"/>
              <w:rPr>
                <w:ins w:id="66" w:author="Guo Zi Qiang Robin" w:date="2026-10-08T12:00:00Z"/>
              </w:rPr>
            </w:pPr>
          </w:p>
        </w:tc>
      </w:tr>
      <w:tr w:rsidR="00047E94" w14:paraId="2CC93BFD" w14:textId="77777777">
        <w:trPr>
          <w:ins w:id="67" w:author="Guo Zi Qiang Robin" w:date="2026-10-08T12:00:00Z"/>
        </w:trPr>
        <w:tc>
          <w:tcPr>
            <w:tcW w:w="3426" w:type="dxa"/>
            <w:vAlign w:val="center"/>
          </w:tcPr>
          <w:p w14:paraId="5A582D93" w14:textId="77777777" w:rsidR="00047E94" w:rsidRPr="009837C3" w:rsidRDefault="006D67DC">
            <w:pPr>
              <w:pStyle w:val="BodyText"/>
              <w:spacing w:before="20" w:after="20" w:line="240" w:lineRule="auto"/>
              <w:ind w:left="0"/>
              <w:jc w:val="left"/>
              <w:rPr>
                <w:ins w:id="68" w:author="Guo Zi Qiang Robin" w:date="2026-10-08T12:00:00Z"/>
              </w:rPr>
            </w:pPr>
            <w:ins w:id="69" w:author="Guo Zi Qiang Robin" w:date="2026-10-08T12:00:00Z">
              <w:r w:rsidRPr="009837C3">
                <w:rPr>
                  <w:sz w:val="18"/>
                  <w:szCs w:val="18"/>
                </w:rPr>
                <w:t>Interim Presentation (by 31 Jan)</w:t>
              </w:r>
            </w:ins>
          </w:p>
        </w:tc>
        <w:tc>
          <w:tcPr>
            <w:tcW w:w="800" w:type="dxa"/>
            <w:vAlign w:val="center"/>
          </w:tcPr>
          <w:p w14:paraId="03D958E4" w14:textId="77777777" w:rsidR="00047E94" w:rsidRPr="009837C3" w:rsidRDefault="00047E94">
            <w:pPr>
              <w:pStyle w:val="BodyText"/>
              <w:spacing w:before="20" w:after="20" w:line="240" w:lineRule="auto"/>
              <w:ind w:left="0"/>
              <w:jc w:val="center"/>
              <w:rPr>
                <w:ins w:id="70" w:author="Guo Zi Qiang Robin" w:date="2026-10-08T12:00:00Z"/>
              </w:rPr>
            </w:pPr>
          </w:p>
        </w:tc>
        <w:tc>
          <w:tcPr>
            <w:tcW w:w="800" w:type="dxa"/>
            <w:vAlign w:val="center"/>
          </w:tcPr>
          <w:p w14:paraId="4433D94D" w14:textId="77777777" w:rsidR="00047E94" w:rsidRPr="009837C3" w:rsidRDefault="00047E94">
            <w:pPr>
              <w:pStyle w:val="BodyText"/>
              <w:spacing w:before="20" w:after="20" w:line="240" w:lineRule="auto"/>
              <w:ind w:left="0"/>
              <w:jc w:val="center"/>
              <w:rPr>
                <w:ins w:id="71" w:author="Guo Zi Qiang Robin" w:date="2026-10-08T12:00:00Z"/>
              </w:rPr>
            </w:pPr>
          </w:p>
        </w:tc>
        <w:tc>
          <w:tcPr>
            <w:tcW w:w="800" w:type="dxa"/>
            <w:vAlign w:val="center"/>
          </w:tcPr>
          <w:p w14:paraId="14243AD6" w14:textId="77777777" w:rsidR="00047E94" w:rsidRPr="009837C3" w:rsidRDefault="00047E94">
            <w:pPr>
              <w:pStyle w:val="BodyText"/>
              <w:spacing w:before="20" w:after="20" w:line="240" w:lineRule="auto"/>
              <w:ind w:left="0"/>
              <w:jc w:val="center"/>
              <w:rPr>
                <w:ins w:id="72" w:author="Guo Zi Qiang Robin" w:date="2026-10-08T12:00:00Z"/>
              </w:rPr>
            </w:pPr>
          </w:p>
        </w:tc>
        <w:tc>
          <w:tcPr>
            <w:tcW w:w="800" w:type="dxa"/>
            <w:vAlign w:val="center"/>
          </w:tcPr>
          <w:p w14:paraId="4CF1F1BE" w14:textId="77777777" w:rsidR="00047E94" w:rsidRPr="009837C3" w:rsidRDefault="006D67DC">
            <w:pPr>
              <w:pStyle w:val="BodyText"/>
              <w:spacing w:before="20" w:after="20" w:line="240" w:lineRule="auto"/>
              <w:ind w:left="0"/>
              <w:jc w:val="center"/>
              <w:rPr>
                <w:ins w:id="73" w:author="Guo Zi Qiang Robin" w:date="2026-10-08T12:00:00Z"/>
              </w:rPr>
            </w:pPr>
            <w:ins w:id="74" w:author="Guo Zi Qiang Robin" w:date="2026-10-08T12:00:00Z">
              <w:r w:rsidRPr="009837C3">
                <w:rPr>
                  <w:b/>
                  <w:sz w:val="18"/>
                  <w:szCs w:val="18"/>
                </w:rPr>
                <w:t>M</w:t>
              </w:r>
            </w:ins>
          </w:p>
        </w:tc>
        <w:tc>
          <w:tcPr>
            <w:tcW w:w="800" w:type="dxa"/>
            <w:vAlign w:val="center"/>
          </w:tcPr>
          <w:p w14:paraId="78D3E33B" w14:textId="77777777" w:rsidR="00047E94" w:rsidRPr="009837C3" w:rsidRDefault="00047E94">
            <w:pPr>
              <w:pStyle w:val="BodyText"/>
              <w:spacing w:before="20" w:after="20" w:line="240" w:lineRule="auto"/>
              <w:ind w:left="0"/>
              <w:jc w:val="center"/>
              <w:rPr>
                <w:ins w:id="75" w:author="Guo Zi Qiang Robin" w:date="2026-10-08T12:00:00Z"/>
              </w:rPr>
            </w:pPr>
          </w:p>
        </w:tc>
        <w:tc>
          <w:tcPr>
            <w:tcW w:w="800" w:type="dxa"/>
            <w:vAlign w:val="center"/>
          </w:tcPr>
          <w:p w14:paraId="73C14D22" w14:textId="77777777" w:rsidR="00047E94" w:rsidRPr="009837C3" w:rsidRDefault="00047E94">
            <w:pPr>
              <w:pStyle w:val="BodyText"/>
              <w:spacing w:before="20" w:after="20" w:line="240" w:lineRule="auto"/>
              <w:ind w:left="0"/>
              <w:jc w:val="center"/>
              <w:rPr>
                <w:ins w:id="76" w:author="Guo Zi Qiang Robin" w:date="2026-10-08T12:00:00Z"/>
              </w:rPr>
            </w:pPr>
          </w:p>
        </w:tc>
        <w:tc>
          <w:tcPr>
            <w:tcW w:w="800" w:type="dxa"/>
            <w:vAlign w:val="center"/>
          </w:tcPr>
          <w:p w14:paraId="59B9178C" w14:textId="77777777" w:rsidR="00047E94" w:rsidRPr="009837C3" w:rsidRDefault="00047E94">
            <w:pPr>
              <w:pStyle w:val="BodyText"/>
              <w:spacing w:before="20" w:after="20" w:line="240" w:lineRule="auto"/>
              <w:ind w:left="0"/>
              <w:jc w:val="center"/>
              <w:rPr>
                <w:ins w:id="77" w:author="Guo Zi Qiang Robin" w:date="2026-10-08T12:00:00Z"/>
              </w:rPr>
            </w:pPr>
          </w:p>
        </w:tc>
      </w:tr>
      <w:tr w:rsidR="00047E94" w14:paraId="2E058574" w14:textId="77777777">
        <w:trPr>
          <w:ins w:id="78" w:author="Guo Zi Qiang Robin" w:date="2026-10-08T12:00:00Z"/>
        </w:trPr>
        <w:tc>
          <w:tcPr>
            <w:tcW w:w="3426" w:type="dxa"/>
            <w:vAlign w:val="center"/>
          </w:tcPr>
          <w:p w14:paraId="3F0F227D" w14:textId="77777777" w:rsidR="00047E94" w:rsidRPr="009837C3" w:rsidRDefault="006D67DC">
            <w:pPr>
              <w:pStyle w:val="BodyText"/>
              <w:spacing w:before="20" w:after="20" w:line="240" w:lineRule="auto"/>
              <w:ind w:left="0"/>
              <w:jc w:val="left"/>
              <w:rPr>
                <w:ins w:id="79" w:author="Guo Zi Qiang Robin" w:date="2026-10-08T12:00:00Z"/>
              </w:rPr>
            </w:pPr>
            <w:ins w:id="80" w:author="Guo Zi Qiang Robin" w:date="2026-10-08T12:00:00Z">
              <w:r w:rsidRPr="009837C3">
                <w:rPr>
                  <w:sz w:val="18"/>
                  <w:szCs w:val="18"/>
                </w:rPr>
                <w:t>Final Report (Form E2) (21 Mar)</w:t>
              </w:r>
            </w:ins>
          </w:p>
        </w:tc>
        <w:tc>
          <w:tcPr>
            <w:tcW w:w="800" w:type="dxa"/>
            <w:vAlign w:val="center"/>
          </w:tcPr>
          <w:p w14:paraId="42AAFD7C" w14:textId="77777777" w:rsidR="00047E94" w:rsidRPr="009837C3" w:rsidRDefault="00047E94">
            <w:pPr>
              <w:pStyle w:val="BodyText"/>
              <w:spacing w:before="20" w:after="20" w:line="240" w:lineRule="auto"/>
              <w:ind w:left="0"/>
              <w:jc w:val="center"/>
              <w:rPr>
                <w:ins w:id="81" w:author="Guo Zi Qiang Robin" w:date="2026-10-08T12:00:00Z"/>
              </w:rPr>
            </w:pPr>
          </w:p>
        </w:tc>
        <w:tc>
          <w:tcPr>
            <w:tcW w:w="800" w:type="dxa"/>
            <w:vAlign w:val="center"/>
          </w:tcPr>
          <w:p w14:paraId="34CB635A" w14:textId="77777777" w:rsidR="00047E94" w:rsidRPr="009837C3" w:rsidRDefault="00047E94">
            <w:pPr>
              <w:pStyle w:val="BodyText"/>
              <w:spacing w:before="20" w:after="20" w:line="240" w:lineRule="auto"/>
              <w:ind w:left="0"/>
              <w:jc w:val="center"/>
              <w:rPr>
                <w:ins w:id="82" w:author="Guo Zi Qiang Robin" w:date="2026-10-08T12:00:00Z"/>
              </w:rPr>
            </w:pPr>
          </w:p>
        </w:tc>
        <w:tc>
          <w:tcPr>
            <w:tcW w:w="800" w:type="dxa"/>
            <w:vAlign w:val="center"/>
          </w:tcPr>
          <w:p w14:paraId="79AF3D59" w14:textId="77777777" w:rsidR="00047E94" w:rsidRPr="009837C3" w:rsidRDefault="00047E94">
            <w:pPr>
              <w:pStyle w:val="BodyText"/>
              <w:spacing w:before="20" w:after="20" w:line="240" w:lineRule="auto"/>
              <w:ind w:left="0"/>
              <w:jc w:val="center"/>
              <w:rPr>
                <w:ins w:id="83" w:author="Guo Zi Qiang Robin" w:date="2026-10-08T12:00:00Z"/>
              </w:rPr>
            </w:pPr>
          </w:p>
        </w:tc>
        <w:tc>
          <w:tcPr>
            <w:tcW w:w="800" w:type="dxa"/>
            <w:vAlign w:val="center"/>
          </w:tcPr>
          <w:p w14:paraId="52D16E60" w14:textId="77777777" w:rsidR="00047E94" w:rsidRPr="009837C3" w:rsidRDefault="00047E94">
            <w:pPr>
              <w:pStyle w:val="BodyText"/>
              <w:spacing w:before="20" w:after="20" w:line="240" w:lineRule="auto"/>
              <w:ind w:left="0"/>
              <w:jc w:val="center"/>
              <w:rPr>
                <w:ins w:id="84" w:author="Guo Zi Qiang Robin" w:date="2026-10-08T12:00:00Z"/>
              </w:rPr>
            </w:pPr>
          </w:p>
        </w:tc>
        <w:tc>
          <w:tcPr>
            <w:tcW w:w="800" w:type="dxa"/>
            <w:vAlign w:val="center"/>
          </w:tcPr>
          <w:p w14:paraId="47843A35" w14:textId="77777777" w:rsidR="00047E94" w:rsidRPr="009837C3" w:rsidRDefault="00047E94">
            <w:pPr>
              <w:pStyle w:val="BodyText"/>
              <w:spacing w:before="20" w:after="20" w:line="240" w:lineRule="auto"/>
              <w:ind w:left="0"/>
              <w:jc w:val="center"/>
              <w:rPr>
                <w:ins w:id="85" w:author="Guo Zi Qiang Robin" w:date="2026-10-08T12:00:00Z"/>
              </w:rPr>
            </w:pPr>
          </w:p>
        </w:tc>
        <w:tc>
          <w:tcPr>
            <w:tcW w:w="800" w:type="dxa"/>
            <w:vAlign w:val="center"/>
          </w:tcPr>
          <w:p w14:paraId="36B9DB38" w14:textId="77777777" w:rsidR="00047E94" w:rsidRPr="009837C3" w:rsidRDefault="006D67DC">
            <w:pPr>
              <w:pStyle w:val="BodyText"/>
              <w:spacing w:before="20" w:after="20" w:line="240" w:lineRule="auto"/>
              <w:ind w:left="0"/>
              <w:jc w:val="center"/>
              <w:rPr>
                <w:ins w:id="86" w:author="Guo Zi Qiang Robin" w:date="2026-10-08T12:00:00Z"/>
              </w:rPr>
            </w:pPr>
            <w:ins w:id="87" w:author="Guo Zi Qiang Robin" w:date="2026-10-08T12:00:00Z">
              <w:r w:rsidRPr="009837C3">
                <w:rPr>
                  <w:b/>
                  <w:sz w:val="18"/>
                  <w:szCs w:val="18"/>
                </w:rPr>
                <w:t>M</w:t>
              </w:r>
            </w:ins>
          </w:p>
        </w:tc>
        <w:tc>
          <w:tcPr>
            <w:tcW w:w="800" w:type="dxa"/>
            <w:vAlign w:val="center"/>
          </w:tcPr>
          <w:p w14:paraId="131BD6A0" w14:textId="77777777" w:rsidR="00047E94" w:rsidRPr="009837C3" w:rsidRDefault="00047E94">
            <w:pPr>
              <w:pStyle w:val="BodyText"/>
              <w:spacing w:before="20" w:after="20" w:line="240" w:lineRule="auto"/>
              <w:ind w:left="0"/>
              <w:jc w:val="center"/>
              <w:rPr>
                <w:ins w:id="88" w:author="Guo Zi Qiang Robin" w:date="2026-10-08T12:00:00Z"/>
              </w:rPr>
            </w:pPr>
          </w:p>
        </w:tc>
      </w:tr>
      <w:tr w:rsidR="00047E94" w14:paraId="350B2724" w14:textId="77777777">
        <w:trPr>
          <w:ins w:id="89" w:author="Guo Zi Qiang Robin" w:date="2026-10-08T12:00:00Z"/>
        </w:trPr>
        <w:tc>
          <w:tcPr>
            <w:tcW w:w="3426" w:type="dxa"/>
            <w:vAlign w:val="center"/>
          </w:tcPr>
          <w:p w14:paraId="24DD7800" w14:textId="77777777" w:rsidR="00047E94" w:rsidRPr="009837C3" w:rsidRDefault="006D67DC">
            <w:pPr>
              <w:pStyle w:val="BodyText"/>
              <w:spacing w:before="20" w:after="20" w:line="240" w:lineRule="auto"/>
              <w:ind w:left="0"/>
              <w:jc w:val="left"/>
              <w:rPr>
                <w:ins w:id="90" w:author="Guo Zi Qiang Robin" w:date="2026-10-08T12:00:00Z"/>
              </w:rPr>
            </w:pPr>
            <w:ins w:id="91" w:author="Guo Zi Qiang Robin" w:date="2026-10-08T12:00:00Z">
              <w:r w:rsidRPr="009837C3">
                <w:rPr>
                  <w:sz w:val="18"/>
                  <w:szCs w:val="18"/>
                </w:rPr>
                <w:t>Capstone period ends (31 Mar)</w:t>
              </w:r>
            </w:ins>
          </w:p>
        </w:tc>
        <w:tc>
          <w:tcPr>
            <w:tcW w:w="800" w:type="dxa"/>
            <w:vAlign w:val="center"/>
          </w:tcPr>
          <w:p w14:paraId="5F516F11" w14:textId="77777777" w:rsidR="00047E94" w:rsidRPr="009837C3" w:rsidRDefault="00047E94">
            <w:pPr>
              <w:pStyle w:val="BodyText"/>
              <w:spacing w:before="20" w:after="20" w:line="240" w:lineRule="auto"/>
              <w:ind w:left="0"/>
              <w:jc w:val="center"/>
              <w:rPr>
                <w:ins w:id="92" w:author="Guo Zi Qiang Robin" w:date="2026-10-08T12:00:00Z"/>
              </w:rPr>
            </w:pPr>
          </w:p>
        </w:tc>
        <w:tc>
          <w:tcPr>
            <w:tcW w:w="800" w:type="dxa"/>
            <w:vAlign w:val="center"/>
          </w:tcPr>
          <w:p w14:paraId="521EBB90" w14:textId="77777777" w:rsidR="00047E94" w:rsidRPr="009837C3" w:rsidRDefault="00047E94">
            <w:pPr>
              <w:pStyle w:val="BodyText"/>
              <w:spacing w:before="20" w:after="20" w:line="240" w:lineRule="auto"/>
              <w:ind w:left="0"/>
              <w:jc w:val="center"/>
              <w:rPr>
                <w:ins w:id="93" w:author="Guo Zi Qiang Robin" w:date="2026-10-08T12:00:00Z"/>
              </w:rPr>
            </w:pPr>
          </w:p>
        </w:tc>
        <w:tc>
          <w:tcPr>
            <w:tcW w:w="800" w:type="dxa"/>
            <w:vAlign w:val="center"/>
          </w:tcPr>
          <w:p w14:paraId="000E5BBB" w14:textId="77777777" w:rsidR="00047E94" w:rsidRPr="009837C3" w:rsidRDefault="00047E94">
            <w:pPr>
              <w:pStyle w:val="BodyText"/>
              <w:spacing w:before="20" w:after="20" w:line="240" w:lineRule="auto"/>
              <w:ind w:left="0"/>
              <w:jc w:val="center"/>
              <w:rPr>
                <w:ins w:id="94" w:author="Guo Zi Qiang Robin" w:date="2026-10-08T12:00:00Z"/>
              </w:rPr>
            </w:pPr>
          </w:p>
        </w:tc>
        <w:tc>
          <w:tcPr>
            <w:tcW w:w="800" w:type="dxa"/>
            <w:vAlign w:val="center"/>
          </w:tcPr>
          <w:p w14:paraId="41E1D54C" w14:textId="77777777" w:rsidR="00047E94" w:rsidRPr="009837C3" w:rsidRDefault="00047E94">
            <w:pPr>
              <w:pStyle w:val="BodyText"/>
              <w:spacing w:before="20" w:after="20" w:line="240" w:lineRule="auto"/>
              <w:ind w:left="0"/>
              <w:jc w:val="center"/>
              <w:rPr>
                <w:ins w:id="95" w:author="Guo Zi Qiang Robin" w:date="2026-10-08T12:00:00Z"/>
              </w:rPr>
            </w:pPr>
          </w:p>
        </w:tc>
        <w:tc>
          <w:tcPr>
            <w:tcW w:w="800" w:type="dxa"/>
            <w:vAlign w:val="center"/>
          </w:tcPr>
          <w:p w14:paraId="0FC09F94" w14:textId="77777777" w:rsidR="00047E94" w:rsidRPr="009837C3" w:rsidRDefault="00047E94">
            <w:pPr>
              <w:pStyle w:val="BodyText"/>
              <w:spacing w:before="20" w:after="20" w:line="240" w:lineRule="auto"/>
              <w:ind w:left="0"/>
              <w:jc w:val="center"/>
              <w:rPr>
                <w:ins w:id="96" w:author="Guo Zi Qiang Robin" w:date="2026-10-08T12:00:00Z"/>
              </w:rPr>
            </w:pPr>
          </w:p>
        </w:tc>
        <w:tc>
          <w:tcPr>
            <w:tcW w:w="800" w:type="dxa"/>
            <w:vAlign w:val="center"/>
          </w:tcPr>
          <w:p w14:paraId="6BB69F25" w14:textId="77777777" w:rsidR="00047E94" w:rsidRPr="009837C3" w:rsidRDefault="006D67DC">
            <w:pPr>
              <w:pStyle w:val="BodyText"/>
              <w:spacing w:before="20" w:after="20" w:line="240" w:lineRule="auto"/>
              <w:ind w:left="0"/>
              <w:jc w:val="center"/>
              <w:rPr>
                <w:ins w:id="97" w:author="Guo Zi Qiang Robin" w:date="2026-10-08T12:00:00Z"/>
              </w:rPr>
            </w:pPr>
            <w:ins w:id="98" w:author="Guo Zi Qiang Robin" w:date="2026-10-08T12:00:00Z">
              <w:r w:rsidRPr="009837C3">
                <w:rPr>
                  <w:b/>
                  <w:sz w:val="18"/>
                  <w:szCs w:val="18"/>
                </w:rPr>
                <w:t>M</w:t>
              </w:r>
            </w:ins>
          </w:p>
        </w:tc>
        <w:tc>
          <w:tcPr>
            <w:tcW w:w="800" w:type="dxa"/>
            <w:vAlign w:val="center"/>
          </w:tcPr>
          <w:p w14:paraId="580438FD" w14:textId="77777777" w:rsidR="00047E94" w:rsidRPr="009837C3" w:rsidRDefault="00047E94">
            <w:pPr>
              <w:pStyle w:val="BodyText"/>
              <w:spacing w:before="20" w:after="20" w:line="240" w:lineRule="auto"/>
              <w:ind w:left="0"/>
              <w:jc w:val="center"/>
              <w:rPr>
                <w:ins w:id="99" w:author="Guo Zi Qiang Robin" w:date="2026-10-08T12:00:00Z"/>
              </w:rPr>
            </w:pPr>
          </w:p>
        </w:tc>
      </w:tr>
      <w:tr w:rsidR="00047E94" w14:paraId="38C649B0" w14:textId="77777777">
        <w:trPr>
          <w:ins w:id="100" w:author="Guo Zi Qiang Robin" w:date="2026-10-08T12:00:00Z"/>
        </w:trPr>
        <w:tc>
          <w:tcPr>
            <w:tcW w:w="3426" w:type="dxa"/>
            <w:vAlign w:val="center"/>
          </w:tcPr>
          <w:p w14:paraId="07E952C5" w14:textId="77777777" w:rsidR="00047E94" w:rsidRPr="009837C3" w:rsidRDefault="006D67DC">
            <w:pPr>
              <w:pStyle w:val="BodyText"/>
              <w:spacing w:before="20" w:after="20" w:line="240" w:lineRule="auto"/>
              <w:ind w:left="0"/>
              <w:jc w:val="left"/>
              <w:rPr>
                <w:ins w:id="101" w:author="Guo Zi Qiang Robin" w:date="2026-10-08T12:00:00Z"/>
              </w:rPr>
            </w:pPr>
            <w:ins w:id="102" w:author="Guo Zi Qiang Robin" w:date="2026-10-08T12:00:00Z">
              <w:r w:rsidRPr="009837C3">
                <w:rPr>
                  <w:sz w:val="18"/>
                  <w:szCs w:val="18"/>
                </w:rPr>
                <w:t>Final Presentation (11 Apr)</w:t>
              </w:r>
            </w:ins>
          </w:p>
        </w:tc>
        <w:tc>
          <w:tcPr>
            <w:tcW w:w="800" w:type="dxa"/>
            <w:vAlign w:val="center"/>
          </w:tcPr>
          <w:p w14:paraId="1D18F602" w14:textId="77777777" w:rsidR="00047E94" w:rsidRPr="009837C3" w:rsidRDefault="00047E94">
            <w:pPr>
              <w:pStyle w:val="BodyText"/>
              <w:spacing w:before="20" w:after="20" w:line="240" w:lineRule="auto"/>
              <w:ind w:left="0"/>
              <w:jc w:val="center"/>
              <w:rPr>
                <w:ins w:id="103" w:author="Guo Zi Qiang Robin" w:date="2026-10-08T12:00:00Z"/>
              </w:rPr>
            </w:pPr>
          </w:p>
        </w:tc>
        <w:tc>
          <w:tcPr>
            <w:tcW w:w="800" w:type="dxa"/>
            <w:vAlign w:val="center"/>
          </w:tcPr>
          <w:p w14:paraId="61A2652B" w14:textId="77777777" w:rsidR="00047E94" w:rsidRPr="009837C3" w:rsidRDefault="00047E94">
            <w:pPr>
              <w:pStyle w:val="BodyText"/>
              <w:spacing w:before="20" w:after="20" w:line="240" w:lineRule="auto"/>
              <w:ind w:left="0"/>
              <w:jc w:val="center"/>
              <w:rPr>
                <w:ins w:id="104" w:author="Guo Zi Qiang Robin" w:date="2026-10-08T12:00:00Z"/>
              </w:rPr>
            </w:pPr>
          </w:p>
        </w:tc>
        <w:tc>
          <w:tcPr>
            <w:tcW w:w="800" w:type="dxa"/>
            <w:vAlign w:val="center"/>
          </w:tcPr>
          <w:p w14:paraId="2E101689" w14:textId="77777777" w:rsidR="00047E94" w:rsidRPr="009837C3" w:rsidRDefault="00047E94">
            <w:pPr>
              <w:pStyle w:val="BodyText"/>
              <w:spacing w:before="20" w:after="20" w:line="240" w:lineRule="auto"/>
              <w:ind w:left="0"/>
              <w:jc w:val="center"/>
              <w:rPr>
                <w:ins w:id="105" w:author="Guo Zi Qiang Robin" w:date="2026-10-08T12:00:00Z"/>
              </w:rPr>
            </w:pPr>
          </w:p>
        </w:tc>
        <w:tc>
          <w:tcPr>
            <w:tcW w:w="800" w:type="dxa"/>
            <w:vAlign w:val="center"/>
          </w:tcPr>
          <w:p w14:paraId="3A3D5F89" w14:textId="77777777" w:rsidR="00047E94" w:rsidRPr="009837C3" w:rsidRDefault="00047E94">
            <w:pPr>
              <w:pStyle w:val="BodyText"/>
              <w:spacing w:before="20" w:after="20" w:line="240" w:lineRule="auto"/>
              <w:ind w:left="0"/>
              <w:jc w:val="center"/>
              <w:rPr>
                <w:ins w:id="106" w:author="Guo Zi Qiang Robin" w:date="2026-10-08T12:00:00Z"/>
              </w:rPr>
            </w:pPr>
          </w:p>
        </w:tc>
        <w:tc>
          <w:tcPr>
            <w:tcW w:w="800" w:type="dxa"/>
            <w:vAlign w:val="center"/>
          </w:tcPr>
          <w:p w14:paraId="5F86D579" w14:textId="77777777" w:rsidR="00047E94" w:rsidRPr="009837C3" w:rsidRDefault="00047E94">
            <w:pPr>
              <w:pStyle w:val="BodyText"/>
              <w:spacing w:before="20" w:after="20" w:line="240" w:lineRule="auto"/>
              <w:ind w:left="0"/>
              <w:jc w:val="center"/>
              <w:rPr>
                <w:ins w:id="107" w:author="Guo Zi Qiang Robin" w:date="2026-10-08T12:00:00Z"/>
              </w:rPr>
            </w:pPr>
          </w:p>
        </w:tc>
        <w:tc>
          <w:tcPr>
            <w:tcW w:w="800" w:type="dxa"/>
            <w:vAlign w:val="center"/>
          </w:tcPr>
          <w:p w14:paraId="52B86077" w14:textId="77777777" w:rsidR="00047E94" w:rsidRPr="009837C3" w:rsidRDefault="00047E94">
            <w:pPr>
              <w:pStyle w:val="BodyText"/>
              <w:spacing w:before="20" w:after="20" w:line="240" w:lineRule="auto"/>
              <w:ind w:left="0"/>
              <w:jc w:val="center"/>
              <w:rPr>
                <w:ins w:id="108" w:author="Guo Zi Qiang Robin" w:date="2026-10-08T12:00:00Z"/>
              </w:rPr>
            </w:pPr>
          </w:p>
        </w:tc>
        <w:tc>
          <w:tcPr>
            <w:tcW w:w="800" w:type="dxa"/>
            <w:vAlign w:val="center"/>
          </w:tcPr>
          <w:p w14:paraId="0659A973" w14:textId="77777777" w:rsidR="00047E94" w:rsidRPr="009837C3" w:rsidRDefault="006D67DC">
            <w:pPr>
              <w:pStyle w:val="BodyText"/>
              <w:spacing w:before="20" w:after="20" w:line="240" w:lineRule="auto"/>
              <w:ind w:left="0"/>
              <w:jc w:val="center"/>
              <w:rPr>
                <w:ins w:id="109" w:author="Guo Zi Qiang Robin" w:date="2026-10-08T12:00:00Z"/>
              </w:rPr>
            </w:pPr>
            <w:ins w:id="110" w:author="Guo Zi Qiang Robin" w:date="2026-10-08T12:00:00Z">
              <w:r w:rsidRPr="009837C3">
                <w:rPr>
                  <w:b/>
                  <w:sz w:val="18"/>
                  <w:szCs w:val="18"/>
                </w:rPr>
                <w:t>M</w:t>
              </w:r>
            </w:ins>
          </w:p>
        </w:tc>
      </w:tr>
      <w:tr w:rsidR="00047E94" w14:paraId="3A775E53" w14:textId="77777777">
        <w:trPr>
          <w:ins w:id="111" w:author="Guo Zi Qiang Robin" w:date="2026-10-08T12:00:00Z"/>
        </w:trPr>
        <w:tc>
          <w:tcPr>
            <w:tcW w:w="9026" w:type="dxa"/>
            <w:gridSpan w:val="8"/>
            <w:shd w:val="clear" w:color="auto" w:fill="F2F2F2"/>
            <w:vAlign w:val="center"/>
          </w:tcPr>
          <w:p w14:paraId="2A05C586" w14:textId="77777777" w:rsidR="00047E94" w:rsidRPr="009837C3" w:rsidRDefault="006D67DC">
            <w:pPr>
              <w:pStyle w:val="BodyText"/>
              <w:spacing w:before="20" w:after="20" w:line="240" w:lineRule="auto"/>
              <w:ind w:left="0"/>
              <w:jc w:val="left"/>
              <w:rPr>
                <w:ins w:id="112" w:author="Guo Zi Qiang Robin" w:date="2026-10-08T12:00:00Z"/>
              </w:rPr>
            </w:pPr>
            <w:ins w:id="113" w:author="Guo Zi Qiang Robin" w:date="2026-10-08T12:00:00Z">
              <w:r w:rsidRPr="009837C3">
                <w:rPr>
                  <w:b/>
                  <w:sz w:val="18"/>
                  <w:szCs w:val="18"/>
                </w:rPr>
                <w:t>Workstream 1: Guardrail Evaluation Test Bench</w:t>
              </w:r>
            </w:ins>
          </w:p>
        </w:tc>
      </w:tr>
      <w:tr w:rsidR="00047E94" w14:paraId="5C4ABA02" w14:textId="77777777">
        <w:trPr>
          <w:ins w:id="114" w:author="Guo Zi Qiang Robin" w:date="2026-10-08T12:00:00Z"/>
        </w:trPr>
        <w:tc>
          <w:tcPr>
            <w:tcW w:w="3426" w:type="dxa"/>
            <w:vAlign w:val="center"/>
          </w:tcPr>
          <w:p w14:paraId="106A7C48" w14:textId="77777777" w:rsidR="00047E94" w:rsidRPr="009837C3" w:rsidRDefault="006D67DC">
            <w:pPr>
              <w:pStyle w:val="BodyText"/>
              <w:spacing w:before="20" w:after="20" w:line="240" w:lineRule="auto"/>
              <w:ind w:left="0"/>
              <w:jc w:val="left"/>
              <w:rPr>
                <w:ins w:id="115" w:author="Guo Zi Qiang Robin" w:date="2026-10-08T12:00:00Z"/>
              </w:rPr>
            </w:pPr>
            <w:ins w:id="116" w:author="Guo Zi Qiang Robin" w:date="2026-10-08T12:00:00Z">
              <w:r w:rsidRPr="009837C3">
                <w:rPr>
                  <w:sz w:val="18"/>
                  <w:szCs w:val="18"/>
                </w:rPr>
                <w:t>Complete research; build evaluation harness</w:t>
              </w:r>
            </w:ins>
          </w:p>
        </w:tc>
        <w:tc>
          <w:tcPr>
            <w:tcW w:w="800" w:type="dxa"/>
            <w:shd w:val="clear" w:color="auto" w:fill="BFBFBF"/>
            <w:vAlign w:val="center"/>
          </w:tcPr>
          <w:p w14:paraId="602E9FBC" w14:textId="77777777" w:rsidR="00047E94" w:rsidRPr="009837C3" w:rsidRDefault="006D67DC">
            <w:pPr>
              <w:pStyle w:val="BodyText"/>
              <w:spacing w:before="20" w:after="20" w:line="240" w:lineRule="auto"/>
              <w:ind w:left="0"/>
              <w:jc w:val="center"/>
              <w:rPr>
                <w:ins w:id="117" w:author="Guo Zi Qiang Robin" w:date="2026-10-08T12:00:00Z"/>
              </w:rPr>
            </w:pPr>
            <w:ins w:id="118" w:author="Guo Zi Qiang Robin" w:date="2026-10-08T12:00:00Z">
              <w:r w:rsidRPr="009837C3">
                <w:rPr>
                  <w:sz w:val="18"/>
                  <w:szCs w:val="18"/>
                </w:rPr>
                <w:t>X</w:t>
              </w:r>
            </w:ins>
          </w:p>
        </w:tc>
        <w:tc>
          <w:tcPr>
            <w:tcW w:w="800" w:type="dxa"/>
            <w:shd w:val="clear" w:color="auto" w:fill="BFBFBF"/>
            <w:vAlign w:val="center"/>
          </w:tcPr>
          <w:p w14:paraId="77B2D75F" w14:textId="77777777" w:rsidR="00047E94" w:rsidRPr="009837C3" w:rsidRDefault="006D67DC">
            <w:pPr>
              <w:pStyle w:val="BodyText"/>
              <w:spacing w:before="20" w:after="20" w:line="240" w:lineRule="auto"/>
              <w:ind w:left="0"/>
              <w:jc w:val="center"/>
              <w:rPr>
                <w:ins w:id="119" w:author="Guo Zi Qiang Robin" w:date="2026-10-08T12:00:00Z"/>
              </w:rPr>
            </w:pPr>
            <w:ins w:id="120" w:author="Guo Zi Qiang Robin" w:date="2026-10-08T12:00:00Z">
              <w:r w:rsidRPr="009837C3">
                <w:rPr>
                  <w:sz w:val="18"/>
                  <w:szCs w:val="18"/>
                </w:rPr>
                <w:t>X</w:t>
              </w:r>
            </w:ins>
          </w:p>
        </w:tc>
        <w:tc>
          <w:tcPr>
            <w:tcW w:w="800" w:type="dxa"/>
            <w:vAlign w:val="center"/>
          </w:tcPr>
          <w:p w14:paraId="22FD3CD1" w14:textId="77777777" w:rsidR="00047E94" w:rsidRPr="009837C3" w:rsidRDefault="00047E94">
            <w:pPr>
              <w:pStyle w:val="BodyText"/>
              <w:spacing w:before="20" w:after="20" w:line="240" w:lineRule="auto"/>
              <w:ind w:left="0"/>
              <w:jc w:val="center"/>
              <w:rPr>
                <w:ins w:id="121" w:author="Guo Zi Qiang Robin" w:date="2026-10-08T12:00:00Z"/>
              </w:rPr>
            </w:pPr>
          </w:p>
        </w:tc>
        <w:tc>
          <w:tcPr>
            <w:tcW w:w="800" w:type="dxa"/>
            <w:vAlign w:val="center"/>
          </w:tcPr>
          <w:p w14:paraId="6812E794" w14:textId="77777777" w:rsidR="00047E94" w:rsidRPr="009837C3" w:rsidRDefault="00047E94">
            <w:pPr>
              <w:pStyle w:val="BodyText"/>
              <w:spacing w:before="20" w:after="20" w:line="240" w:lineRule="auto"/>
              <w:ind w:left="0"/>
              <w:jc w:val="center"/>
              <w:rPr>
                <w:ins w:id="122" w:author="Guo Zi Qiang Robin" w:date="2026-10-08T12:00:00Z"/>
              </w:rPr>
            </w:pPr>
          </w:p>
        </w:tc>
        <w:tc>
          <w:tcPr>
            <w:tcW w:w="800" w:type="dxa"/>
            <w:vAlign w:val="center"/>
          </w:tcPr>
          <w:p w14:paraId="384B07CF" w14:textId="77777777" w:rsidR="00047E94" w:rsidRPr="009837C3" w:rsidRDefault="00047E94">
            <w:pPr>
              <w:pStyle w:val="BodyText"/>
              <w:spacing w:before="20" w:after="20" w:line="240" w:lineRule="auto"/>
              <w:ind w:left="0"/>
              <w:jc w:val="center"/>
              <w:rPr>
                <w:ins w:id="123" w:author="Guo Zi Qiang Robin" w:date="2026-10-08T12:00:00Z"/>
              </w:rPr>
            </w:pPr>
          </w:p>
        </w:tc>
        <w:tc>
          <w:tcPr>
            <w:tcW w:w="800" w:type="dxa"/>
            <w:vAlign w:val="center"/>
          </w:tcPr>
          <w:p w14:paraId="31777162" w14:textId="77777777" w:rsidR="00047E94" w:rsidRPr="009837C3" w:rsidRDefault="00047E94">
            <w:pPr>
              <w:pStyle w:val="BodyText"/>
              <w:spacing w:before="20" w:after="20" w:line="240" w:lineRule="auto"/>
              <w:ind w:left="0"/>
              <w:jc w:val="center"/>
              <w:rPr>
                <w:ins w:id="124" w:author="Guo Zi Qiang Robin" w:date="2026-10-08T12:00:00Z"/>
              </w:rPr>
            </w:pPr>
          </w:p>
        </w:tc>
        <w:tc>
          <w:tcPr>
            <w:tcW w:w="800" w:type="dxa"/>
            <w:vAlign w:val="center"/>
          </w:tcPr>
          <w:p w14:paraId="4E4586A1" w14:textId="77777777" w:rsidR="00047E94" w:rsidRPr="009837C3" w:rsidRDefault="00047E94">
            <w:pPr>
              <w:pStyle w:val="BodyText"/>
              <w:spacing w:before="20" w:after="20" w:line="240" w:lineRule="auto"/>
              <w:ind w:left="0"/>
              <w:jc w:val="center"/>
              <w:rPr>
                <w:ins w:id="125" w:author="Guo Zi Qiang Robin" w:date="2026-10-08T12:00:00Z"/>
              </w:rPr>
            </w:pPr>
          </w:p>
        </w:tc>
      </w:tr>
      <w:tr w:rsidR="00047E94" w14:paraId="4FC0E5E3" w14:textId="77777777">
        <w:trPr>
          <w:ins w:id="126" w:author="Guo Zi Qiang Robin" w:date="2026-10-08T12:00:00Z"/>
        </w:trPr>
        <w:tc>
          <w:tcPr>
            <w:tcW w:w="3426" w:type="dxa"/>
            <w:vAlign w:val="center"/>
          </w:tcPr>
          <w:p w14:paraId="39CED1AB" w14:textId="77777777" w:rsidR="00047E94" w:rsidRPr="009837C3" w:rsidRDefault="006D67DC">
            <w:pPr>
              <w:pStyle w:val="BodyText"/>
              <w:spacing w:before="20" w:after="20" w:line="240" w:lineRule="auto"/>
              <w:ind w:left="0"/>
              <w:jc w:val="left"/>
              <w:rPr>
                <w:ins w:id="127" w:author="Guo Zi Qiang Robin" w:date="2026-10-08T12:00:00Z"/>
              </w:rPr>
            </w:pPr>
            <w:ins w:id="128" w:author="Guo Zi Qiang Robin" w:date="2026-10-08T12:00:00Z">
              <w:r w:rsidRPr="009837C3">
                <w:rPr>
                  <w:sz w:val="18"/>
                  <w:szCs w:val="18"/>
                </w:rPr>
                <w:t>Run Tier 1 evaluation (results 1 Dec)</w:t>
              </w:r>
            </w:ins>
          </w:p>
        </w:tc>
        <w:tc>
          <w:tcPr>
            <w:tcW w:w="800" w:type="dxa"/>
            <w:vAlign w:val="center"/>
          </w:tcPr>
          <w:p w14:paraId="4E4E5906" w14:textId="77777777" w:rsidR="00047E94" w:rsidRPr="009837C3" w:rsidRDefault="00047E94">
            <w:pPr>
              <w:pStyle w:val="BodyText"/>
              <w:spacing w:before="20" w:after="20" w:line="240" w:lineRule="auto"/>
              <w:ind w:left="0"/>
              <w:jc w:val="center"/>
              <w:rPr>
                <w:ins w:id="129" w:author="Guo Zi Qiang Robin" w:date="2026-10-08T12:00:00Z"/>
              </w:rPr>
            </w:pPr>
          </w:p>
        </w:tc>
        <w:tc>
          <w:tcPr>
            <w:tcW w:w="800" w:type="dxa"/>
            <w:shd w:val="clear" w:color="auto" w:fill="BFBFBF"/>
            <w:vAlign w:val="center"/>
          </w:tcPr>
          <w:p w14:paraId="2EBA1518" w14:textId="77777777" w:rsidR="00047E94" w:rsidRPr="009837C3" w:rsidRDefault="006D67DC">
            <w:pPr>
              <w:pStyle w:val="BodyText"/>
              <w:spacing w:before="20" w:after="20" w:line="240" w:lineRule="auto"/>
              <w:ind w:left="0"/>
              <w:jc w:val="center"/>
              <w:rPr>
                <w:ins w:id="130" w:author="Guo Zi Qiang Robin" w:date="2026-10-08T12:00:00Z"/>
              </w:rPr>
            </w:pPr>
            <w:ins w:id="131" w:author="Guo Zi Qiang Robin" w:date="2026-10-08T12:00:00Z">
              <w:r w:rsidRPr="009837C3">
                <w:rPr>
                  <w:sz w:val="18"/>
                  <w:szCs w:val="18"/>
                </w:rPr>
                <w:t>X</w:t>
              </w:r>
            </w:ins>
          </w:p>
        </w:tc>
        <w:tc>
          <w:tcPr>
            <w:tcW w:w="800" w:type="dxa"/>
            <w:vAlign w:val="center"/>
          </w:tcPr>
          <w:p w14:paraId="33C8125C" w14:textId="77777777" w:rsidR="00047E94" w:rsidRPr="009837C3" w:rsidRDefault="006D67DC">
            <w:pPr>
              <w:pStyle w:val="BodyText"/>
              <w:spacing w:before="20" w:after="20" w:line="240" w:lineRule="auto"/>
              <w:ind w:left="0"/>
              <w:jc w:val="center"/>
              <w:rPr>
                <w:ins w:id="132" w:author="Guo Zi Qiang Robin" w:date="2026-10-08T12:00:00Z"/>
              </w:rPr>
            </w:pPr>
            <w:ins w:id="133" w:author="Guo Zi Qiang Robin" w:date="2026-10-08T12:00:00Z">
              <w:r w:rsidRPr="009837C3">
                <w:rPr>
                  <w:b/>
                  <w:sz w:val="18"/>
                  <w:szCs w:val="18"/>
                </w:rPr>
                <w:t>M</w:t>
              </w:r>
            </w:ins>
          </w:p>
        </w:tc>
        <w:tc>
          <w:tcPr>
            <w:tcW w:w="800" w:type="dxa"/>
            <w:vAlign w:val="center"/>
          </w:tcPr>
          <w:p w14:paraId="1D7528B1" w14:textId="77777777" w:rsidR="00047E94" w:rsidRPr="009837C3" w:rsidRDefault="00047E94">
            <w:pPr>
              <w:pStyle w:val="BodyText"/>
              <w:spacing w:before="20" w:after="20" w:line="240" w:lineRule="auto"/>
              <w:ind w:left="0"/>
              <w:jc w:val="center"/>
              <w:rPr>
                <w:ins w:id="134" w:author="Guo Zi Qiang Robin" w:date="2026-10-08T12:00:00Z"/>
              </w:rPr>
            </w:pPr>
          </w:p>
        </w:tc>
        <w:tc>
          <w:tcPr>
            <w:tcW w:w="800" w:type="dxa"/>
            <w:vAlign w:val="center"/>
          </w:tcPr>
          <w:p w14:paraId="32A6DCE7" w14:textId="77777777" w:rsidR="00047E94" w:rsidRPr="009837C3" w:rsidRDefault="00047E94">
            <w:pPr>
              <w:pStyle w:val="BodyText"/>
              <w:spacing w:before="20" w:after="20" w:line="240" w:lineRule="auto"/>
              <w:ind w:left="0"/>
              <w:jc w:val="center"/>
              <w:rPr>
                <w:ins w:id="135" w:author="Guo Zi Qiang Robin" w:date="2026-10-08T12:00:00Z"/>
              </w:rPr>
            </w:pPr>
          </w:p>
        </w:tc>
        <w:tc>
          <w:tcPr>
            <w:tcW w:w="800" w:type="dxa"/>
            <w:vAlign w:val="center"/>
          </w:tcPr>
          <w:p w14:paraId="46755226" w14:textId="77777777" w:rsidR="00047E94" w:rsidRPr="009837C3" w:rsidRDefault="00047E94">
            <w:pPr>
              <w:pStyle w:val="BodyText"/>
              <w:spacing w:before="20" w:after="20" w:line="240" w:lineRule="auto"/>
              <w:ind w:left="0"/>
              <w:jc w:val="center"/>
              <w:rPr>
                <w:ins w:id="136" w:author="Guo Zi Qiang Robin" w:date="2026-10-08T12:00:00Z"/>
              </w:rPr>
            </w:pPr>
          </w:p>
        </w:tc>
        <w:tc>
          <w:tcPr>
            <w:tcW w:w="800" w:type="dxa"/>
            <w:vAlign w:val="center"/>
          </w:tcPr>
          <w:p w14:paraId="1DDD598B" w14:textId="77777777" w:rsidR="00047E94" w:rsidRPr="009837C3" w:rsidRDefault="00047E94">
            <w:pPr>
              <w:pStyle w:val="BodyText"/>
              <w:spacing w:before="20" w:after="20" w:line="240" w:lineRule="auto"/>
              <w:ind w:left="0"/>
              <w:jc w:val="center"/>
              <w:rPr>
                <w:ins w:id="137" w:author="Guo Zi Qiang Robin" w:date="2026-10-08T12:00:00Z"/>
              </w:rPr>
            </w:pPr>
          </w:p>
        </w:tc>
      </w:tr>
      <w:tr w:rsidR="00047E94" w14:paraId="781D1ED4" w14:textId="77777777">
        <w:trPr>
          <w:ins w:id="138" w:author="Guo Zi Qiang Robin" w:date="2026-10-08T12:00:00Z"/>
        </w:trPr>
        <w:tc>
          <w:tcPr>
            <w:tcW w:w="3426" w:type="dxa"/>
            <w:vAlign w:val="center"/>
          </w:tcPr>
          <w:p w14:paraId="36401EBD" w14:textId="77777777" w:rsidR="00047E94" w:rsidRPr="009837C3" w:rsidRDefault="006D67DC">
            <w:pPr>
              <w:pStyle w:val="BodyText"/>
              <w:spacing w:before="20" w:after="20" w:line="240" w:lineRule="auto"/>
              <w:ind w:left="0"/>
              <w:jc w:val="left"/>
              <w:rPr>
                <w:ins w:id="139" w:author="Guo Zi Qiang Robin" w:date="2026-10-08T12:00:00Z"/>
              </w:rPr>
            </w:pPr>
            <w:ins w:id="140" w:author="Guo Zi Qiang Robin" w:date="2026-10-08T12:00:00Z">
              <w:r w:rsidRPr="009837C3">
                <w:rPr>
                  <w:sz w:val="18"/>
                  <w:szCs w:val="18"/>
                </w:rPr>
                <w:t>Test bench evaluation report; tidy code and dataset</w:t>
              </w:r>
            </w:ins>
          </w:p>
        </w:tc>
        <w:tc>
          <w:tcPr>
            <w:tcW w:w="800" w:type="dxa"/>
            <w:vAlign w:val="center"/>
          </w:tcPr>
          <w:p w14:paraId="54E81A5E" w14:textId="77777777" w:rsidR="00047E94" w:rsidRPr="009837C3" w:rsidRDefault="00047E94">
            <w:pPr>
              <w:pStyle w:val="BodyText"/>
              <w:spacing w:before="20" w:after="20" w:line="240" w:lineRule="auto"/>
              <w:ind w:left="0"/>
              <w:jc w:val="center"/>
              <w:rPr>
                <w:ins w:id="141" w:author="Guo Zi Qiang Robin" w:date="2026-10-08T12:00:00Z"/>
              </w:rPr>
            </w:pPr>
          </w:p>
        </w:tc>
        <w:tc>
          <w:tcPr>
            <w:tcW w:w="800" w:type="dxa"/>
            <w:vAlign w:val="center"/>
          </w:tcPr>
          <w:p w14:paraId="67485C97" w14:textId="77777777" w:rsidR="00047E94" w:rsidRPr="009837C3" w:rsidRDefault="00047E94">
            <w:pPr>
              <w:pStyle w:val="BodyText"/>
              <w:spacing w:before="20" w:after="20" w:line="240" w:lineRule="auto"/>
              <w:ind w:left="0"/>
              <w:jc w:val="center"/>
              <w:rPr>
                <w:ins w:id="142" w:author="Guo Zi Qiang Robin" w:date="2026-10-08T12:00:00Z"/>
              </w:rPr>
            </w:pPr>
          </w:p>
        </w:tc>
        <w:tc>
          <w:tcPr>
            <w:tcW w:w="800" w:type="dxa"/>
            <w:shd w:val="clear" w:color="auto" w:fill="BFBFBF"/>
            <w:vAlign w:val="center"/>
          </w:tcPr>
          <w:p w14:paraId="5E1501E4" w14:textId="77777777" w:rsidR="00047E94" w:rsidRPr="009837C3" w:rsidRDefault="006D67DC">
            <w:pPr>
              <w:pStyle w:val="BodyText"/>
              <w:spacing w:before="20" w:after="20" w:line="240" w:lineRule="auto"/>
              <w:ind w:left="0"/>
              <w:jc w:val="center"/>
              <w:rPr>
                <w:ins w:id="143" w:author="Guo Zi Qiang Robin" w:date="2026-10-08T12:00:00Z"/>
              </w:rPr>
            </w:pPr>
            <w:ins w:id="144" w:author="Guo Zi Qiang Robin" w:date="2026-10-08T12:00:00Z">
              <w:r w:rsidRPr="009837C3">
                <w:rPr>
                  <w:sz w:val="18"/>
                  <w:szCs w:val="18"/>
                </w:rPr>
                <w:t>X</w:t>
              </w:r>
            </w:ins>
          </w:p>
        </w:tc>
        <w:tc>
          <w:tcPr>
            <w:tcW w:w="800" w:type="dxa"/>
            <w:vAlign w:val="center"/>
          </w:tcPr>
          <w:p w14:paraId="66F67D63" w14:textId="77777777" w:rsidR="00047E94" w:rsidRPr="009837C3" w:rsidRDefault="00047E94">
            <w:pPr>
              <w:pStyle w:val="BodyText"/>
              <w:spacing w:before="20" w:after="20" w:line="240" w:lineRule="auto"/>
              <w:ind w:left="0"/>
              <w:jc w:val="center"/>
              <w:rPr>
                <w:ins w:id="145" w:author="Guo Zi Qiang Robin" w:date="2026-10-08T12:00:00Z"/>
              </w:rPr>
            </w:pPr>
          </w:p>
        </w:tc>
        <w:tc>
          <w:tcPr>
            <w:tcW w:w="800" w:type="dxa"/>
            <w:vAlign w:val="center"/>
          </w:tcPr>
          <w:p w14:paraId="19353EF2" w14:textId="77777777" w:rsidR="00047E94" w:rsidRPr="009837C3" w:rsidRDefault="00047E94">
            <w:pPr>
              <w:pStyle w:val="BodyText"/>
              <w:spacing w:before="20" w:after="20" w:line="240" w:lineRule="auto"/>
              <w:ind w:left="0"/>
              <w:jc w:val="center"/>
              <w:rPr>
                <w:ins w:id="146" w:author="Guo Zi Qiang Robin" w:date="2026-10-08T12:00:00Z"/>
              </w:rPr>
            </w:pPr>
          </w:p>
        </w:tc>
        <w:tc>
          <w:tcPr>
            <w:tcW w:w="800" w:type="dxa"/>
            <w:vAlign w:val="center"/>
          </w:tcPr>
          <w:p w14:paraId="2ABC86AF" w14:textId="77777777" w:rsidR="00047E94" w:rsidRPr="009837C3" w:rsidRDefault="00047E94">
            <w:pPr>
              <w:pStyle w:val="BodyText"/>
              <w:spacing w:before="20" w:after="20" w:line="240" w:lineRule="auto"/>
              <w:ind w:left="0"/>
              <w:jc w:val="center"/>
              <w:rPr>
                <w:ins w:id="147" w:author="Guo Zi Qiang Robin" w:date="2026-10-08T12:00:00Z"/>
              </w:rPr>
            </w:pPr>
          </w:p>
        </w:tc>
        <w:tc>
          <w:tcPr>
            <w:tcW w:w="800" w:type="dxa"/>
            <w:vAlign w:val="center"/>
          </w:tcPr>
          <w:p w14:paraId="1D87A6F7" w14:textId="77777777" w:rsidR="00047E94" w:rsidRPr="009837C3" w:rsidRDefault="00047E94">
            <w:pPr>
              <w:pStyle w:val="BodyText"/>
              <w:spacing w:before="20" w:after="20" w:line="240" w:lineRule="auto"/>
              <w:ind w:left="0"/>
              <w:jc w:val="center"/>
              <w:rPr>
                <w:ins w:id="148" w:author="Guo Zi Qiang Robin" w:date="2026-10-08T12:00:00Z"/>
              </w:rPr>
            </w:pPr>
          </w:p>
        </w:tc>
      </w:tr>
      <w:tr w:rsidR="00047E94" w14:paraId="4F123B18" w14:textId="77777777">
        <w:trPr>
          <w:ins w:id="149" w:author="Guo Zi Qiang Robin" w:date="2026-10-08T12:00:00Z"/>
        </w:trPr>
        <w:tc>
          <w:tcPr>
            <w:tcW w:w="9026" w:type="dxa"/>
            <w:gridSpan w:val="8"/>
            <w:shd w:val="clear" w:color="auto" w:fill="F2F2F2"/>
            <w:vAlign w:val="center"/>
          </w:tcPr>
          <w:p w14:paraId="1034A7B3" w14:textId="77777777" w:rsidR="00047E94" w:rsidRPr="009837C3" w:rsidRDefault="006D67DC">
            <w:pPr>
              <w:pStyle w:val="BodyText"/>
              <w:spacing w:before="20" w:after="20" w:line="240" w:lineRule="auto"/>
              <w:ind w:left="0"/>
              <w:jc w:val="left"/>
              <w:rPr>
                <w:ins w:id="150" w:author="Guo Zi Qiang Robin" w:date="2026-10-08T12:00:00Z"/>
              </w:rPr>
            </w:pPr>
            <w:ins w:id="151" w:author="Guo Zi Qiang Robin" w:date="2026-10-08T12:00:00Z">
              <w:r w:rsidRPr="009837C3">
                <w:rPr>
                  <w:b/>
                  <w:sz w:val="18"/>
                  <w:szCs w:val="18"/>
                </w:rPr>
                <w:t>Workstream 2: Beacon</w:t>
              </w:r>
            </w:ins>
          </w:p>
        </w:tc>
      </w:tr>
      <w:tr w:rsidR="00047E94" w14:paraId="7F965583" w14:textId="77777777">
        <w:trPr>
          <w:ins w:id="152" w:author="Guo Zi Qiang Robin" w:date="2026-10-08T12:00:00Z"/>
        </w:trPr>
        <w:tc>
          <w:tcPr>
            <w:tcW w:w="3426" w:type="dxa"/>
            <w:vAlign w:val="center"/>
          </w:tcPr>
          <w:p w14:paraId="0971E2FC" w14:textId="77777777" w:rsidR="00047E94" w:rsidRPr="009837C3" w:rsidRDefault="006D67DC">
            <w:pPr>
              <w:pStyle w:val="BodyText"/>
              <w:spacing w:before="20" w:after="20" w:line="240" w:lineRule="auto"/>
              <w:ind w:left="0"/>
              <w:jc w:val="left"/>
              <w:rPr>
                <w:ins w:id="153" w:author="Guo Zi Qiang Robin" w:date="2026-10-08T12:00:00Z"/>
              </w:rPr>
            </w:pPr>
            <w:ins w:id="154" w:author="Guo Zi Qiang Robin" w:date="2026-10-08T12:00:00Z">
              <w:r w:rsidRPr="009837C3">
                <w:rPr>
                  <w:sz w:val="18"/>
                  <w:szCs w:val="18"/>
                </w:rPr>
                <w:t>Design (low intensity)</w:t>
              </w:r>
            </w:ins>
          </w:p>
        </w:tc>
        <w:tc>
          <w:tcPr>
            <w:tcW w:w="800" w:type="dxa"/>
            <w:shd w:val="clear" w:color="auto" w:fill="BFBFBF"/>
            <w:vAlign w:val="center"/>
          </w:tcPr>
          <w:p w14:paraId="711D9A29" w14:textId="77777777" w:rsidR="00047E94" w:rsidRPr="009837C3" w:rsidRDefault="006D67DC">
            <w:pPr>
              <w:pStyle w:val="BodyText"/>
              <w:spacing w:before="20" w:after="20" w:line="240" w:lineRule="auto"/>
              <w:ind w:left="0"/>
              <w:jc w:val="center"/>
              <w:rPr>
                <w:ins w:id="155" w:author="Guo Zi Qiang Robin" w:date="2026-10-08T12:00:00Z"/>
              </w:rPr>
            </w:pPr>
            <w:ins w:id="156" w:author="Guo Zi Qiang Robin" w:date="2026-10-08T12:00:00Z">
              <w:r w:rsidRPr="009837C3">
                <w:rPr>
                  <w:sz w:val="18"/>
                  <w:szCs w:val="18"/>
                </w:rPr>
                <w:t>X</w:t>
              </w:r>
            </w:ins>
          </w:p>
        </w:tc>
        <w:tc>
          <w:tcPr>
            <w:tcW w:w="800" w:type="dxa"/>
            <w:shd w:val="clear" w:color="auto" w:fill="BFBFBF"/>
            <w:vAlign w:val="center"/>
          </w:tcPr>
          <w:p w14:paraId="17B01514" w14:textId="77777777" w:rsidR="00047E94" w:rsidRPr="009837C3" w:rsidRDefault="006D67DC">
            <w:pPr>
              <w:pStyle w:val="BodyText"/>
              <w:spacing w:before="20" w:after="20" w:line="240" w:lineRule="auto"/>
              <w:ind w:left="0"/>
              <w:jc w:val="center"/>
              <w:rPr>
                <w:ins w:id="157" w:author="Guo Zi Qiang Robin" w:date="2026-10-08T12:00:00Z"/>
              </w:rPr>
            </w:pPr>
            <w:ins w:id="158" w:author="Guo Zi Qiang Robin" w:date="2026-10-08T12:00:00Z">
              <w:r w:rsidRPr="009837C3">
                <w:rPr>
                  <w:sz w:val="18"/>
                  <w:szCs w:val="18"/>
                </w:rPr>
                <w:t>X</w:t>
              </w:r>
            </w:ins>
          </w:p>
        </w:tc>
        <w:tc>
          <w:tcPr>
            <w:tcW w:w="800" w:type="dxa"/>
            <w:vAlign w:val="center"/>
          </w:tcPr>
          <w:p w14:paraId="59254F3F" w14:textId="77777777" w:rsidR="00047E94" w:rsidRPr="009837C3" w:rsidRDefault="00047E94">
            <w:pPr>
              <w:pStyle w:val="BodyText"/>
              <w:spacing w:before="20" w:after="20" w:line="240" w:lineRule="auto"/>
              <w:ind w:left="0"/>
              <w:jc w:val="center"/>
              <w:rPr>
                <w:ins w:id="159" w:author="Guo Zi Qiang Robin" w:date="2026-10-08T12:00:00Z"/>
              </w:rPr>
            </w:pPr>
          </w:p>
        </w:tc>
        <w:tc>
          <w:tcPr>
            <w:tcW w:w="800" w:type="dxa"/>
            <w:vAlign w:val="center"/>
          </w:tcPr>
          <w:p w14:paraId="075DF975" w14:textId="77777777" w:rsidR="00047E94" w:rsidRPr="009837C3" w:rsidRDefault="00047E94">
            <w:pPr>
              <w:pStyle w:val="BodyText"/>
              <w:spacing w:before="20" w:after="20" w:line="240" w:lineRule="auto"/>
              <w:ind w:left="0"/>
              <w:jc w:val="center"/>
              <w:rPr>
                <w:ins w:id="160" w:author="Guo Zi Qiang Robin" w:date="2026-10-08T12:00:00Z"/>
              </w:rPr>
            </w:pPr>
          </w:p>
        </w:tc>
        <w:tc>
          <w:tcPr>
            <w:tcW w:w="800" w:type="dxa"/>
            <w:vAlign w:val="center"/>
          </w:tcPr>
          <w:p w14:paraId="3B37C19D" w14:textId="77777777" w:rsidR="00047E94" w:rsidRPr="009837C3" w:rsidRDefault="00047E94">
            <w:pPr>
              <w:pStyle w:val="BodyText"/>
              <w:spacing w:before="20" w:after="20" w:line="240" w:lineRule="auto"/>
              <w:ind w:left="0"/>
              <w:jc w:val="center"/>
              <w:rPr>
                <w:ins w:id="161" w:author="Guo Zi Qiang Robin" w:date="2026-10-08T12:00:00Z"/>
              </w:rPr>
            </w:pPr>
          </w:p>
        </w:tc>
        <w:tc>
          <w:tcPr>
            <w:tcW w:w="800" w:type="dxa"/>
            <w:vAlign w:val="center"/>
          </w:tcPr>
          <w:p w14:paraId="650B8225" w14:textId="77777777" w:rsidR="00047E94" w:rsidRPr="009837C3" w:rsidRDefault="00047E94">
            <w:pPr>
              <w:pStyle w:val="BodyText"/>
              <w:spacing w:before="20" w:after="20" w:line="240" w:lineRule="auto"/>
              <w:ind w:left="0"/>
              <w:jc w:val="center"/>
              <w:rPr>
                <w:ins w:id="162" w:author="Guo Zi Qiang Robin" w:date="2026-10-08T12:00:00Z"/>
              </w:rPr>
            </w:pPr>
          </w:p>
        </w:tc>
        <w:tc>
          <w:tcPr>
            <w:tcW w:w="800" w:type="dxa"/>
            <w:vAlign w:val="center"/>
          </w:tcPr>
          <w:p w14:paraId="058CA4AE" w14:textId="77777777" w:rsidR="00047E94" w:rsidRPr="009837C3" w:rsidRDefault="00047E94">
            <w:pPr>
              <w:pStyle w:val="BodyText"/>
              <w:spacing w:before="20" w:after="20" w:line="240" w:lineRule="auto"/>
              <w:ind w:left="0"/>
              <w:jc w:val="center"/>
              <w:rPr>
                <w:ins w:id="163" w:author="Guo Zi Qiang Robin" w:date="2026-10-08T12:00:00Z"/>
              </w:rPr>
            </w:pPr>
          </w:p>
        </w:tc>
      </w:tr>
      <w:tr w:rsidR="00047E94" w14:paraId="7AC2C3BC" w14:textId="77777777">
        <w:trPr>
          <w:ins w:id="164" w:author="Guo Zi Qiang Robin" w:date="2026-10-08T12:00:00Z"/>
        </w:trPr>
        <w:tc>
          <w:tcPr>
            <w:tcW w:w="3426" w:type="dxa"/>
            <w:vAlign w:val="center"/>
          </w:tcPr>
          <w:p w14:paraId="455B8C88" w14:textId="77777777" w:rsidR="00047E94" w:rsidRPr="009837C3" w:rsidRDefault="006D67DC">
            <w:pPr>
              <w:pStyle w:val="BodyText"/>
              <w:spacing w:before="20" w:after="20" w:line="240" w:lineRule="auto"/>
              <w:ind w:left="0"/>
              <w:jc w:val="left"/>
              <w:rPr>
                <w:ins w:id="165" w:author="Guo Zi Qiang Robin" w:date="2026-10-08T12:00:00Z"/>
              </w:rPr>
            </w:pPr>
            <w:ins w:id="166" w:author="Guo Zi Qiang Robin" w:date="2026-10-08T12:00:00Z">
              <w:r w:rsidRPr="009837C3">
                <w:rPr>
                  <w:sz w:val="18"/>
                  <w:szCs w:val="18"/>
                </w:rPr>
                <w:t>Build: collect, filter, merge, rate, publish, map</w:t>
              </w:r>
            </w:ins>
          </w:p>
        </w:tc>
        <w:tc>
          <w:tcPr>
            <w:tcW w:w="800" w:type="dxa"/>
            <w:vAlign w:val="center"/>
          </w:tcPr>
          <w:p w14:paraId="642B26AE" w14:textId="77777777" w:rsidR="00047E94" w:rsidRPr="009837C3" w:rsidRDefault="00047E94">
            <w:pPr>
              <w:pStyle w:val="BodyText"/>
              <w:spacing w:before="20" w:after="20" w:line="240" w:lineRule="auto"/>
              <w:ind w:left="0"/>
              <w:jc w:val="center"/>
              <w:rPr>
                <w:ins w:id="167" w:author="Guo Zi Qiang Robin" w:date="2026-10-08T12:00:00Z"/>
              </w:rPr>
            </w:pPr>
          </w:p>
        </w:tc>
        <w:tc>
          <w:tcPr>
            <w:tcW w:w="800" w:type="dxa"/>
            <w:vAlign w:val="center"/>
          </w:tcPr>
          <w:p w14:paraId="6677C2EA" w14:textId="77777777" w:rsidR="00047E94" w:rsidRPr="009837C3" w:rsidRDefault="00047E94">
            <w:pPr>
              <w:pStyle w:val="BodyText"/>
              <w:spacing w:before="20" w:after="20" w:line="240" w:lineRule="auto"/>
              <w:ind w:left="0"/>
              <w:jc w:val="center"/>
              <w:rPr>
                <w:ins w:id="168" w:author="Guo Zi Qiang Robin" w:date="2026-10-08T12:00:00Z"/>
              </w:rPr>
            </w:pPr>
          </w:p>
        </w:tc>
        <w:tc>
          <w:tcPr>
            <w:tcW w:w="800" w:type="dxa"/>
            <w:shd w:val="clear" w:color="auto" w:fill="BFBFBF"/>
            <w:vAlign w:val="center"/>
          </w:tcPr>
          <w:p w14:paraId="1B7D85D1" w14:textId="77777777" w:rsidR="00047E94" w:rsidRPr="009837C3" w:rsidRDefault="006D67DC">
            <w:pPr>
              <w:pStyle w:val="BodyText"/>
              <w:spacing w:before="20" w:after="20" w:line="240" w:lineRule="auto"/>
              <w:ind w:left="0"/>
              <w:jc w:val="center"/>
              <w:rPr>
                <w:ins w:id="169" w:author="Guo Zi Qiang Robin" w:date="2026-10-08T12:00:00Z"/>
              </w:rPr>
            </w:pPr>
            <w:ins w:id="170" w:author="Guo Zi Qiang Robin" w:date="2026-10-08T12:00:00Z">
              <w:r w:rsidRPr="009837C3">
                <w:rPr>
                  <w:sz w:val="18"/>
                  <w:szCs w:val="18"/>
                </w:rPr>
                <w:t>X</w:t>
              </w:r>
            </w:ins>
          </w:p>
        </w:tc>
        <w:tc>
          <w:tcPr>
            <w:tcW w:w="800" w:type="dxa"/>
            <w:shd w:val="clear" w:color="auto" w:fill="BFBFBF"/>
            <w:vAlign w:val="center"/>
          </w:tcPr>
          <w:p w14:paraId="3983719A" w14:textId="77777777" w:rsidR="00047E94" w:rsidRPr="009837C3" w:rsidRDefault="006D67DC">
            <w:pPr>
              <w:pStyle w:val="BodyText"/>
              <w:spacing w:before="20" w:after="20" w:line="240" w:lineRule="auto"/>
              <w:ind w:left="0"/>
              <w:jc w:val="center"/>
              <w:rPr>
                <w:ins w:id="171" w:author="Guo Zi Qiang Robin" w:date="2026-10-08T12:00:00Z"/>
              </w:rPr>
            </w:pPr>
            <w:ins w:id="172" w:author="Guo Zi Qiang Robin" w:date="2026-10-08T12:00:00Z">
              <w:r w:rsidRPr="009837C3">
                <w:rPr>
                  <w:sz w:val="18"/>
                  <w:szCs w:val="18"/>
                </w:rPr>
                <w:t>X</w:t>
              </w:r>
            </w:ins>
          </w:p>
        </w:tc>
        <w:tc>
          <w:tcPr>
            <w:tcW w:w="800" w:type="dxa"/>
            <w:vAlign w:val="center"/>
          </w:tcPr>
          <w:p w14:paraId="02A9F026" w14:textId="77777777" w:rsidR="00047E94" w:rsidRPr="009837C3" w:rsidRDefault="00047E94">
            <w:pPr>
              <w:pStyle w:val="BodyText"/>
              <w:spacing w:before="20" w:after="20" w:line="240" w:lineRule="auto"/>
              <w:ind w:left="0"/>
              <w:jc w:val="center"/>
              <w:rPr>
                <w:ins w:id="173" w:author="Guo Zi Qiang Robin" w:date="2026-10-08T12:00:00Z"/>
              </w:rPr>
            </w:pPr>
          </w:p>
        </w:tc>
        <w:tc>
          <w:tcPr>
            <w:tcW w:w="800" w:type="dxa"/>
            <w:vAlign w:val="center"/>
          </w:tcPr>
          <w:p w14:paraId="4C6E950E" w14:textId="77777777" w:rsidR="00047E94" w:rsidRPr="009837C3" w:rsidRDefault="00047E94">
            <w:pPr>
              <w:pStyle w:val="BodyText"/>
              <w:spacing w:before="20" w:after="20" w:line="240" w:lineRule="auto"/>
              <w:ind w:left="0"/>
              <w:jc w:val="center"/>
              <w:rPr>
                <w:ins w:id="174" w:author="Guo Zi Qiang Robin" w:date="2026-10-08T12:00:00Z"/>
              </w:rPr>
            </w:pPr>
          </w:p>
        </w:tc>
        <w:tc>
          <w:tcPr>
            <w:tcW w:w="800" w:type="dxa"/>
            <w:vAlign w:val="center"/>
          </w:tcPr>
          <w:p w14:paraId="49591D38" w14:textId="77777777" w:rsidR="00047E94" w:rsidRPr="009837C3" w:rsidRDefault="00047E94">
            <w:pPr>
              <w:pStyle w:val="BodyText"/>
              <w:spacing w:before="20" w:after="20" w:line="240" w:lineRule="auto"/>
              <w:ind w:left="0"/>
              <w:jc w:val="center"/>
              <w:rPr>
                <w:ins w:id="175" w:author="Guo Zi Qiang Robin" w:date="2026-10-08T12:00:00Z"/>
              </w:rPr>
            </w:pPr>
          </w:p>
        </w:tc>
      </w:tr>
      <w:tr w:rsidR="00047E94" w14:paraId="3D43C0C2" w14:textId="77777777">
        <w:trPr>
          <w:ins w:id="176" w:author="Guo Zi Qiang Robin" w:date="2026-10-08T12:00:00Z"/>
        </w:trPr>
        <w:tc>
          <w:tcPr>
            <w:tcW w:w="3426" w:type="dxa"/>
            <w:vAlign w:val="center"/>
          </w:tcPr>
          <w:p w14:paraId="1CDBEDB3" w14:textId="77777777" w:rsidR="00047E94" w:rsidRPr="009837C3" w:rsidRDefault="006D67DC">
            <w:pPr>
              <w:pStyle w:val="BodyText"/>
              <w:spacing w:before="20" w:after="20" w:line="240" w:lineRule="auto"/>
              <w:ind w:left="0"/>
              <w:jc w:val="left"/>
              <w:rPr>
                <w:ins w:id="177" w:author="Guo Zi Qiang Robin" w:date="2026-10-08T12:00:00Z"/>
              </w:rPr>
            </w:pPr>
            <w:ins w:id="178" w:author="Guo Zi Qiang Robin" w:date="2026-10-08T12:00:00Z">
              <w:r w:rsidRPr="009837C3">
                <w:rPr>
                  <w:sz w:val="18"/>
                  <w:szCs w:val="18"/>
                </w:rPr>
                <w:t>Deploy (1 Feb)</w:t>
              </w:r>
            </w:ins>
          </w:p>
        </w:tc>
        <w:tc>
          <w:tcPr>
            <w:tcW w:w="800" w:type="dxa"/>
            <w:vAlign w:val="center"/>
          </w:tcPr>
          <w:p w14:paraId="3C3A9CCE" w14:textId="77777777" w:rsidR="00047E94" w:rsidRPr="009837C3" w:rsidRDefault="00047E94">
            <w:pPr>
              <w:pStyle w:val="BodyText"/>
              <w:spacing w:before="20" w:after="20" w:line="240" w:lineRule="auto"/>
              <w:ind w:left="0"/>
              <w:jc w:val="center"/>
              <w:rPr>
                <w:ins w:id="179" w:author="Guo Zi Qiang Robin" w:date="2026-10-08T12:00:00Z"/>
              </w:rPr>
            </w:pPr>
          </w:p>
        </w:tc>
        <w:tc>
          <w:tcPr>
            <w:tcW w:w="800" w:type="dxa"/>
            <w:vAlign w:val="center"/>
          </w:tcPr>
          <w:p w14:paraId="2F9E6E31" w14:textId="77777777" w:rsidR="00047E94" w:rsidRPr="009837C3" w:rsidRDefault="00047E94">
            <w:pPr>
              <w:pStyle w:val="BodyText"/>
              <w:spacing w:before="20" w:after="20" w:line="240" w:lineRule="auto"/>
              <w:ind w:left="0"/>
              <w:jc w:val="center"/>
              <w:rPr>
                <w:ins w:id="180" w:author="Guo Zi Qiang Robin" w:date="2026-10-08T12:00:00Z"/>
              </w:rPr>
            </w:pPr>
          </w:p>
        </w:tc>
        <w:tc>
          <w:tcPr>
            <w:tcW w:w="800" w:type="dxa"/>
            <w:vAlign w:val="center"/>
          </w:tcPr>
          <w:p w14:paraId="6BF62218" w14:textId="77777777" w:rsidR="00047E94" w:rsidRPr="009837C3" w:rsidRDefault="00047E94">
            <w:pPr>
              <w:pStyle w:val="BodyText"/>
              <w:spacing w:before="20" w:after="20" w:line="240" w:lineRule="auto"/>
              <w:ind w:left="0"/>
              <w:jc w:val="center"/>
              <w:rPr>
                <w:ins w:id="181" w:author="Guo Zi Qiang Robin" w:date="2026-10-08T12:00:00Z"/>
              </w:rPr>
            </w:pPr>
          </w:p>
        </w:tc>
        <w:tc>
          <w:tcPr>
            <w:tcW w:w="800" w:type="dxa"/>
            <w:vAlign w:val="center"/>
          </w:tcPr>
          <w:p w14:paraId="5C86D9D2" w14:textId="77777777" w:rsidR="00047E94" w:rsidRPr="009837C3" w:rsidRDefault="00047E94">
            <w:pPr>
              <w:pStyle w:val="BodyText"/>
              <w:spacing w:before="20" w:after="20" w:line="240" w:lineRule="auto"/>
              <w:ind w:left="0"/>
              <w:jc w:val="center"/>
              <w:rPr>
                <w:ins w:id="182" w:author="Guo Zi Qiang Robin" w:date="2026-10-08T12:00:00Z"/>
              </w:rPr>
            </w:pPr>
          </w:p>
        </w:tc>
        <w:tc>
          <w:tcPr>
            <w:tcW w:w="800" w:type="dxa"/>
            <w:vAlign w:val="center"/>
          </w:tcPr>
          <w:p w14:paraId="3C5F24BB" w14:textId="77777777" w:rsidR="00047E94" w:rsidRPr="009837C3" w:rsidRDefault="006D67DC">
            <w:pPr>
              <w:pStyle w:val="BodyText"/>
              <w:spacing w:before="20" w:after="20" w:line="240" w:lineRule="auto"/>
              <w:ind w:left="0"/>
              <w:jc w:val="center"/>
              <w:rPr>
                <w:ins w:id="183" w:author="Guo Zi Qiang Robin" w:date="2026-10-08T12:00:00Z"/>
              </w:rPr>
            </w:pPr>
            <w:ins w:id="184" w:author="Guo Zi Qiang Robin" w:date="2026-10-08T12:00:00Z">
              <w:r w:rsidRPr="009837C3">
                <w:rPr>
                  <w:b/>
                  <w:sz w:val="18"/>
                  <w:szCs w:val="18"/>
                </w:rPr>
                <w:t>M</w:t>
              </w:r>
            </w:ins>
          </w:p>
        </w:tc>
        <w:tc>
          <w:tcPr>
            <w:tcW w:w="800" w:type="dxa"/>
            <w:vAlign w:val="center"/>
          </w:tcPr>
          <w:p w14:paraId="2910F2CD" w14:textId="77777777" w:rsidR="00047E94" w:rsidRPr="009837C3" w:rsidRDefault="00047E94">
            <w:pPr>
              <w:pStyle w:val="BodyText"/>
              <w:spacing w:before="20" w:after="20" w:line="240" w:lineRule="auto"/>
              <w:ind w:left="0"/>
              <w:jc w:val="center"/>
              <w:rPr>
                <w:ins w:id="185" w:author="Guo Zi Qiang Robin" w:date="2026-10-08T12:00:00Z"/>
              </w:rPr>
            </w:pPr>
          </w:p>
        </w:tc>
        <w:tc>
          <w:tcPr>
            <w:tcW w:w="800" w:type="dxa"/>
            <w:vAlign w:val="center"/>
          </w:tcPr>
          <w:p w14:paraId="0A3F6649" w14:textId="77777777" w:rsidR="00047E94" w:rsidRPr="009837C3" w:rsidRDefault="00047E94">
            <w:pPr>
              <w:pStyle w:val="BodyText"/>
              <w:spacing w:before="20" w:after="20" w:line="240" w:lineRule="auto"/>
              <w:ind w:left="0"/>
              <w:jc w:val="center"/>
              <w:rPr>
                <w:ins w:id="186" w:author="Guo Zi Qiang Robin" w:date="2026-10-08T12:00:00Z"/>
              </w:rPr>
            </w:pPr>
          </w:p>
        </w:tc>
      </w:tr>
      <w:tr w:rsidR="00047E94" w14:paraId="445E804D" w14:textId="77777777">
        <w:trPr>
          <w:ins w:id="187" w:author="Guo Zi Qiang Robin" w:date="2026-10-08T12:00:00Z"/>
        </w:trPr>
        <w:tc>
          <w:tcPr>
            <w:tcW w:w="3426" w:type="dxa"/>
            <w:vAlign w:val="center"/>
          </w:tcPr>
          <w:p w14:paraId="6B469BD4" w14:textId="77777777" w:rsidR="00047E94" w:rsidRPr="009837C3" w:rsidRDefault="006D67DC">
            <w:pPr>
              <w:pStyle w:val="BodyText"/>
              <w:spacing w:before="20" w:after="20" w:line="240" w:lineRule="auto"/>
              <w:ind w:left="0"/>
              <w:jc w:val="left"/>
              <w:rPr>
                <w:ins w:id="188" w:author="Guo Zi Qiang Robin" w:date="2026-10-08T12:00:00Z"/>
              </w:rPr>
            </w:pPr>
            <w:ins w:id="189" w:author="Guo Zi Qiang Robin" w:date="2026-10-08T12:00:00Z">
              <w:r w:rsidRPr="009837C3">
                <w:rPr>
                  <w:sz w:val="18"/>
                  <w:szCs w:val="18"/>
                </w:rPr>
                <w:t>CI/CD, monitoring and fixes</w:t>
              </w:r>
            </w:ins>
          </w:p>
        </w:tc>
        <w:tc>
          <w:tcPr>
            <w:tcW w:w="800" w:type="dxa"/>
            <w:vAlign w:val="center"/>
          </w:tcPr>
          <w:p w14:paraId="0ED50D8D" w14:textId="77777777" w:rsidR="00047E94" w:rsidRPr="009837C3" w:rsidRDefault="00047E94">
            <w:pPr>
              <w:pStyle w:val="BodyText"/>
              <w:spacing w:before="20" w:after="20" w:line="240" w:lineRule="auto"/>
              <w:ind w:left="0"/>
              <w:jc w:val="center"/>
              <w:rPr>
                <w:ins w:id="190" w:author="Guo Zi Qiang Robin" w:date="2026-10-08T12:00:00Z"/>
              </w:rPr>
            </w:pPr>
          </w:p>
        </w:tc>
        <w:tc>
          <w:tcPr>
            <w:tcW w:w="800" w:type="dxa"/>
            <w:vAlign w:val="center"/>
          </w:tcPr>
          <w:p w14:paraId="1E75A5AE" w14:textId="77777777" w:rsidR="00047E94" w:rsidRPr="009837C3" w:rsidRDefault="00047E94">
            <w:pPr>
              <w:pStyle w:val="BodyText"/>
              <w:spacing w:before="20" w:after="20" w:line="240" w:lineRule="auto"/>
              <w:ind w:left="0"/>
              <w:jc w:val="center"/>
              <w:rPr>
                <w:ins w:id="191" w:author="Guo Zi Qiang Robin" w:date="2026-10-08T12:00:00Z"/>
              </w:rPr>
            </w:pPr>
          </w:p>
        </w:tc>
        <w:tc>
          <w:tcPr>
            <w:tcW w:w="800" w:type="dxa"/>
            <w:vAlign w:val="center"/>
          </w:tcPr>
          <w:p w14:paraId="2261B451" w14:textId="77777777" w:rsidR="00047E94" w:rsidRPr="009837C3" w:rsidRDefault="00047E94">
            <w:pPr>
              <w:pStyle w:val="BodyText"/>
              <w:spacing w:before="20" w:after="20" w:line="240" w:lineRule="auto"/>
              <w:ind w:left="0"/>
              <w:jc w:val="center"/>
              <w:rPr>
                <w:ins w:id="192" w:author="Guo Zi Qiang Robin" w:date="2026-10-08T12:00:00Z"/>
              </w:rPr>
            </w:pPr>
          </w:p>
        </w:tc>
        <w:tc>
          <w:tcPr>
            <w:tcW w:w="800" w:type="dxa"/>
            <w:vAlign w:val="center"/>
          </w:tcPr>
          <w:p w14:paraId="194F526F" w14:textId="77777777" w:rsidR="00047E94" w:rsidRPr="009837C3" w:rsidRDefault="00047E94">
            <w:pPr>
              <w:pStyle w:val="BodyText"/>
              <w:spacing w:before="20" w:after="20" w:line="240" w:lineRule="auto"/>
              <w:ind w:left="0"/>
              <w:jc w:val="center"/>
              <w:rPr>
                <w:ins w:id="193" w:author="Guo Zi Qiang Robin" w:date="2026-10-08T12:00:00Z"/>
              </w:rPr>
            </w:pPr>
          </w:p>
        </w:tc>
        <w:tc>
          <w:tcPr>
            <w:tcW w:w="800" w:type="dxa"/>
            <w:shd w:val="clear" w:color="auto" w:fill="BFBFBF"/>
            <w:vAlign w:val="center"/>
          </w:tcPr>
          <w:p w14:paraId="131A18FC" w14:textId="77777777" w:rsidR="00047E94" w:rsidRPr="009837C3" w:rsidRDefault="006D67DC">
            <w:pPr>
              <w:pStyle w:val="BodyText"/>
              <w:spacing w:before="20" w:after="20" w:line="240" w:lineRule="auto"/>
              <w:ind w:left="0"/>
              <w:jc w:val="center"/>
              <w:rPr>
                <w:ins w:id="194" w:author="Guo Zi Qiang Robin" w:date="2026-10-08T12:00:00Z"/>
              </w:rPr>
            </w:pPr>
            <w:ins w:id="195" w:author="Guo Zi Qiang Robin" w:date="2026-10-08T12:00:00Z">
              <w:r w:rsidRPr="009837C3">
                <w:rPr>
                  <w:sz w:val="18"/>
                  <w:szCs w:val="18"/>
                </w:rPr>
                <w:t>X</w:t>
              </w:r>
            </w:ins>
          </w:p>
        </w:tc>
        <w:tc>
          <w:tcPr>
            <w:tcW w:w="800" w:type="dxa"/>
            <w:vAlign w:val="center"/>
          </w:tcPr>
          <w:p w14:paraId="6B3D38E9" w14:textId="77777777" w:rsidR="00047E94" w:rsidRPr="009837C3" w:rsidRDefault="00047E94">
            <w:pPr>
              <w:pStyle w:val="BodyText"/>
              <w:spacing w:before="20" w:after="20" w:line="240" w:lineRule="auto"/>
              <w:ind w:left="0"/>
              <w:jc w:val="center"/>
              <w:rPr>
                <w:ins w:id="196" w:author="Guo Zi Qiang Robin" w:date="2026-10-08T12:00:00Z"/>
              </w:rPr>
            </w:pPr>
          </w:p>
        </w:tc>
        <w:tc>
          <w:tcPr>
            <w:tcW w:w="800" w:type="dxa"/>
            <w:vAlign w:val="center"/>
          </w:tcPr>
          <w:p w14:paraId="26BD39C8" w14:textId="77777777" w:rsidR="00047E94" w:rsidRPr="009837C3" w:rsidRDefault="00047E94">
            <w:pPr>
              <w:pStyle w:val="BodyText"/>
              <w:spacing w:before="20" w:after="20" w:line="240" w:lineRule="auto"/>
              <w:ind w:left="0"/>
              <w:jc w:val="center"/>
              <w:rPr>
                <w:ins w:id="197" w:author="Guo Zi Qiang Robin" w:date="2026-10-08T12:00:00Z"/>
              </w:rPr>
            </w:pPr>
          </w:p>
        </w:tc>
      </w:tr>
      <w:tr w:rsidR="00047E94" w14:paraId="7216F833" w14:textId="77777777">
        <w:trPr>
          <w:ins w:id="198" w:author="Guo Zi Qiang Robin" w:date="2026-10-08T12:00:00Z"/>
        </w:trPr>
        <w:tc>
          <w:tcPr>
            <w:tcW w:w="3426" w:type="dxa"/>
            <w:vAlign w:val="center"/>
          </w:tcPr>
          <w:p w14:paraId="786CF139" w14:textId="77777777" w:rsidR="00047E94" w:rsidRPr="009837C3" w:rsidRDefault="006D67DC">
            <w:pPr>
              <w:pStyle w:val="BodyText"/>
              <w:spacing w:before="20" w:after="20" w:line="240" w:lineRule="auto"/>
              <w:ind w:left="0"/>
              <w:jc w:val="left"/>
              <w:rPr>
                <w:ins w:id="199" w:author="Guo Zi Qiang Robin" w:date="2026-10-08T12:00:00Z"/>
              </w:rPr>
            </w:pPr>
            <w:ins w:id="200" w:author="Guo Zi Qiang Robin" w:date="2026-10-08T12:00:00Z">
              <w:r w:rsidRPr="009837C3">
                <w:rPr>
                  <w:sz w:val="18"/>
                  <w:szCs w:val="18"/>
                </w:rPr>
                <w:t>Buffer and iteration (trend detection is a stretch goal)</w:t>
              </w:r>
            </w:ins>
          </w:p>
        </w:tc>
        <w:tc>
          <w:tcPr>
            <w:tcW w:w="800" w:type="dxa"/>
            <w:vAlign w:val="center"/>
          </w:tcPr>
          <w:p w14:paraId="066EFD17" w14:textId="77777777" w:rsidR="00047E94" w:rsidRPr="009837C3" w:rsidRDefault="00047E94">
            <w:pPr>
              <w:pStyle w:val="BodyText"/>
              <w:spacing w:before="20" w:after="20" w:line="240" w:lineRule="auto"/>
              <w:ind w:left="0"/>
              <w:jc w:val="center"/>
              <w:rPr>
                <w:ins w:id="201" w:author="Guo Zi Qiang Robin" w:date="2026-10-08T12:00:00Z"/>
              </w:rPr>
            </w:pPr>
          </w:p>
        </w:tc>
        <w:tc>
          <w:tcPr>
            <w:tcW w:w="800" w:type="dxa"/>
            <w:vAlign w:val="center"/>
          </w:tcPr>
          <w:p w14:paraId="6AF005B0" w14:textId="77777777" w:rsidR="00047E94" w:rsidRPr="009837C3" w:rsidRDefault="00047E94">
            <w:pPr>
              <w:pStyle w:val="BodyText"/>
              <w:spacing w:before="20" w:after="20" w:line="240" w:lineRule="auto"/>
              <w:ind w:left="0"/>
              <w:jc w:val="center"/>
              <w:rPr>
                <w:ins w:id="202" w:author="Guo Zi Qiang Robin" w:date="2026-10-08T12:00:00Z"/>
              </w:rPr>
            </w:pPr>
          </w:p>
        </w:tc>
        <w:tc>
          <w:tcPr>
            <w:tcW w:w="800" w:type="dxa"/>
            <w:vAlign w:val="center"/>
          </w:tcPr>
          <w:p w14:paraId="151722D5" w14:textId="77777777" w:rsidR="00047E94" w:rsidRPr="009837C3" w:rsidRDefault="00047E94">
            <w:pPr>
              <w:pStyle w:val="BodyText"/>
              <w:spacing w:before="20" w:after="20" w:line="240" w:lineRule="auto"/>
              <w:ind w:left="0"/>
              <w:jc w:val="center"/>
              <w:rPr>
                <w:ins w:id="203" w:author="Guo Zi Qiang Robin" w:date="2026-10-08T12:00:00Z"/>
              </w:rPr>
            </w:pPr>
          </w:p>
        </w:tc>
        <w:tc>
          <w:tcPr>
            <w:tcW w:w="800" w:type="dxa"/>
            <w:vAlign w:val="center"/>
          </w:tcPr>
          <w:p w14:paraId="339FFC74" w14:textId="77777777" w:rsidR="00047E94" w:rsidRPr="009837C3" w:rsidRDefault="00047E94">
            <w:pPr>
              <w:pStyle w:val="BodyText"/>
              <w:spacing w:before="20" w:after="20" w:line="240" w:lineRule="auto"/>
              <w:ind w:left="0"/>
              <w:jc w:val="center"/>
              <w:rPr>
                <w:ins w:id="204" w:author="Guo Zi Qiang Robin" w:date="2026-10-08T12:00:00Z"/>
              </w:rPr>
            </w:pPr>
          </w:p>
        </w:tc>
        <w:tc>
          <w:tcPr>
            <w:tcW w:w="800" w:type="dxa"/>
            <w:vAlign w:val="center"/>
          </w:tcPr>
          <w:p w14:paraId="1BA4B506" w14:textId="77777777" w:rsidR="00047E94" w:rsidRPr="009837C3" w:rsidRDefault="00047E94">
            <w:pPr>
              <w:pStyle w:val="BodyText"/>
              <w:spacing w:before="20" w:after="20" w:line="240" w:lineRule="auto"/>
              <w:ind w:left="0"/>
              <w:jc w:val="center"/>
              <w:rPr>
                <w:ins w:id="205" w:author="Guo Zi Qiang Robin" w:date="2026-10-08T12:00:00Z"/>
              </w:rPr>
            </w:pPr>
          </w:p>
        </w:tc>
        <w:tc>
          <w:tcPr>
            <w:tcW w:w="800" w:type="dxa"/>
            <w:shd w:val="clear" w:color="auto" w:fill="BFBFBF"/>
            <w:vAlign w:val="center"/>
          </w:tcPr>
          <w:p w14:paraId="18C17A94" w14:textId="77777777" w:rsidR="00047E94" w:rsidRPr="009837C3" w:rsidRDefault="006D67DC">
            <w:pPr>
              <w:pStyle w:val="BodyText"/>
              <w:spacing w:before="20" w:after="20" w:line="240" w:lineRule="auto"/>
              <w:ind w:left="0"/>
              <w:jc w:val="center"/>
              <w:rPr>
                <w:ins w:id="206" w:author="Guo Zi Qiang Robin" w:date="2026-10-08T12:00:00Z"/>
              </w:rPr>
            </w:pPr>
            <w:ins w:id="207" w:author="Guo Zi Qiang Robin" w:date="2026-10-08T12:00:00Z">
              <w:r w:rsidRPr="009837C3">
                <w:rPr>
                  <w:sz w:val="18"/>
                  <w:szCs w:val="18"/>
                </w:rPr>
                <w:t>X</w:t>
              </w:r>
            </w:ins>
          </w:p>
        </w:tc>
        <w:tc>
          <w:tcPr>
            <w:tcW w:w="800" w:type="dxa"/>
            <w:vAlign w:val="center"/>
          </w:tcPr>
          <w:p w14:paraId="5188399C" w14:textId="77777777" w:rsidR="00047E94" w:rsidRPr="009837C3" w:rsidRDefault="00047E94">
            <w:pPr>
              <w:pStyle w:val="BodyText"/>
              <w:spacing w:before="20" w:after="20" w:line="240" w:lineRule="auto"/>
              <w:ind w:left="0"/>
              <w:jc w:val="center"/>
              <w:rPr>
                <w:ins w:id="208" w:author="Guo Zi Qiang Robin" w:date="2026-10-08T12:00:00Z"/>
              </w:rPr>
            </w:pPr>
          </w:p>
        </w:tc>
      </w:tr>
    </w:tbl>
    <w:p w14:paraId="763CB742" w14:textId="77777777" w:rsidR="00047E94" w:rsidRDefault="00047E94">
      <w:pPr>
        <w:pStyle w:val="BodyText"/>
        <w:rPr>
          <w:ins w:id="209" w:author="Guo Zi Qiang Robin" w:date="2026-10-08T12:00:00Z"/>
        </w:rPr>
      </w:pPr>
    </w:p>
    <w:p w14:paraId="124F4D33" w14:textId="77777777" w:rsidR="00047E94" w:rsidRDefault="006D67DC">
      <w:pPr>
        <w:pStyle w:val="BodyText"/>
        <w:rPr>
          <w:ins w:id="210" w:author="Guo Zi Qiang Robin" w:date="2026-10-08T12:00:00Z"/>
        </w:rPr>
      </w:pPr>
      <w:ins w:id="211" w:author="Guo Zi Qiang Robin" w:date="2026-10-08T12:00:00Z">
        <w:r>
          <w:br w:type="page"/>
        </w:r>
      </w:ins>
    </w:p>
    <w:p w14:paraId="56BCD81A" w14:textId="3906C0CA" w:rsidR="00047E94" w:rsidRDefault="009837C3">
      <w:pPr>
        <w:pStyle w:val="BodyText"/>
        <w:rPr>
          <w:ins w:id="212" w:author="Guo Zi Qiang Robin" w:date="2026-10-08T12:00:00Z"/>
        </w:rPr>
      </w:pPr>
      <w:r w:rsidRPr="009837C3">
        <w:rPr>
          <w:rFonts w:eastAsia="Arial" w:cstheme="minorBidi"/>
          <w:b/>
          <w:bCs/>
          <w:color w:val="auto"/>
          <w:spacing w:val="0"/>
          <w:sz w:val="26"/>
          <w:szCs w:val="26"/>
          <w:lang w:eastAsia="en-US"/>
        </w:rPr>
        <w:lastRenderedPageBreak/>
        <w:t>Annex B: Figures</w:t>
      </w:r>
    </w:p>
    <w:p w14:paraId="25BB40BA" w14:textId="77777777" w:rsidR="00047E94" w:rsidRDefault="006D67DC">
      <w:pPr>
        <w:pStyle w:val="BodyText"/>
        <w:ind w:left="0"/>
        <w:jc w:val="center"/>
        <w:rPr>
          <w:ins w:id="213" w:author="Guo Zi Qiang Robin" w:date="2026-10-08T12:00:00Z"/>
        </w:rPr>
      </w:pPr>
      <w:ins w:id="214" w:author="Guo Zi Qiang Robin" w:date="2026-10-08T12:00:00Z">
        <w:r>
          <w:rPr>
            <w:noProof/>
          </w:rPr>
          <w:drawing>
            <wp:inline distT="0" distB="0" distL="0" distR="0" wp14:anchorId="19301113" wp14:editId="640BD1A7">
              <wp:extent cx="5580000" cy="2310848"/>
              <wp:effectExtent l="0" t="0" r="0" b="0"/>
              <wp:docPr id="101" name="Figure 1" descr="Diagram of the five places a guardrail check can sit around an AI chatbot: input, conversation rules, retrieval, action and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png"/>
                      <pic:cNvPicPr/>
                    </pic:nvPicPr>
                    <pic:blipFill>
                      <a:blip r:embed="rId13"/>
                      <a:stretch>
                        <a:fillRect/>
                      </a:stretch>
                    </pic:blipFill>
                    <pic:spPr>
                      <a:xfrm>
                        <a:off x="0" y="0"/>
                        <a:ext cx="5580000" cy="2310848"/>
                      </a:xfrm>
                      <a:prstGeom prst="rect">
                        <a:avLst/>
                      </a:prstGeom>
                    </pic:spPr>
                  </pic:pic>
                </a:graphicData>
              </a:graphic>
            </wp:inline>
          </w:drawing>
        </w:r>
      </w:ins>
    </w:p>
    <w:p w14:paraId="1BAEECE6" w14:textId="46EE01F2" w:rsidR="00047E94" w:rsidRDefault="009837C3">
      <w:pPr>
        <w:pStyle w:val="Caption"/>
        <w:rPr>
          <w:ins w:id="215" w:author="Guo Zi Qiang Robin" w:date="2026-10-08T12:00:00Z"/>
        </w:rPr>
      </w:pPr>
      <w:r w:rsidRPr="009837C3">
        <w:rPr>
          <w:b/>
          <w:i w:val="0"/>
        </w:rPr>
        <w:t>Figure 1. Where a guardrail can sit around an AI chatbot. Input checks inspect what the user types; conversation rules and action checks (dashed boxes) are written by the developer; retrieval checks clean passages from the organisation’s documents; output checks inspect the answer before the user sees it. Tier 1 evaluates the input checks. Adapted from the project’s NeMo Guardrails explainer</w:t>
      </w:r>
    </w:p>
    <w:p w14:paraId="20C2F86B" w14:textId="77777777" w:rsidR="00047E94" w:rsidRDefault="00047E94">
      <w:pPr>
        <w:pStyle w:val="BodyText"/>
        <w:rPr>
          <w:ins w:id="216" w:author="Guo Zi Qiang Robin" w:date="2026-10-08T12:00:00Z"/>
        </w:rPr>
      </w:pPr>
    </w:p>
    <w:p w14:paraId="72C0D192" w14:textId="77777777" w:rsidR="00047E94" w:rsidRDefault="006D67DC">
      <w:pPr>
        <w:pStyle w:val="BodyText"/>
        <w:ind w:left="0"/>
        <w:jc w:val="center"/>
        <w:rPr>
          <w:ins w:id="217" w:author="Guo Zi Qiang Robin" w:date="2026-10-08T12:00:00Z"/>
        </w:rPr>
      </w:pPr>
      <w:ins w:id="218" w:author="Guo Zi Qiang Robin" w:date="2026-10-08T12:00:00Z">
        <w:r>
          <w:rPr>
            <w:noProof/>
          </w:rPr>
          <w:drawing>
            <wp:inline distT="0" distB="0" distL="0" distR="0" wp14:anchorId="3476E602" wp14:editId="5062BB9C">
              <wp:extent cx="5580000" cy="1590789"/>
              <wp:effectExtent l="0" t="0" r="0" b="0"/>
              <wp:docPr id="102" name="Figure 2" descr="Diagram of the Beacon daily pipeline in six steps: collect, filter, merge, rate and map, publish, del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png"/>
                      <pic:cNvPicPr/>
                    </pic:nvPicPr>
                    <pic:blipFill>
                      <a:blip r:embed="rId14"/>
                      <a:stretch>
                        <a:fillRect/>
                      </a:stretch>
                    </pic:blipFill>
                    <pic:spPr>
                      <a:xfrm>
                        <a:off x="0" y="0"/>
                        <a:ext cx="5580000" cy="1590789"/>
                      </a:xfrm>
                      <a:prstGeom prst="rect">
                        <a:avLst/>
                      </a:prstGeom>
                    </pic:spPr>
                  </pic:pic>
                </a:graphicData>
              </a:graphic>
            </wp:inline>
          </w:drawing>
        </w:r>
      </w:ins>
    </w:p>
    <w:p w14:paraId="6A34D0C9" w14:textId="4F2FC95F" w:rsidR="00047E94" w:rsidRDefault="009837C3">
      <w:pPr>
        <w:pStyle w:val="Caption"/>
        <w:rPr>
          <w:ins w:id="219" w:author="Guo Zi Qiang Robin" w:date="2026-10-08T12:00:00Z"/>
        </w:rPr>
      </w:pPr>
      <w:r w:rsidRPr="009837C3">
        <w:rPr>
          <w:b/>
          <w:i w:val="0"/>
        </w:rPr>
        <w:t>Figure 2. The Beacon daily pipeline in six steps: collect, filter, merge, rate and map, publish, deliver. Every judgement is recorded with its evidence</w:t>
      </w:r>
    </w:p>
    <w:p w14:paraId="073AADE0" w14:textId="77777777" w:rsidR="00047E94" w:rsidRDefault="00047E94">
      <w:pPr>
        <w:pStyle w:val="BodyText"/>
        <w:rPr>
          <w:ins w:id="220" w:author="Guo Zi Qiang Robin" w:date="2026-10-08T12:00:00Z"/>
        </w:rPr>
      </w:pPr>
    </w:p>
    <w:p w14:paraId="712D31B4" w14:textId="77777777" w:rsidR="00047E94" w:rsidRDefault="006D67DC">
      <w:pPr>
        <w:pStyle w:val="BodyText"/>
        <w:rPr>
          <w:ins w:id="221" w:author="Guo Zi Qiang Robin" w:date="2026-10-08T12:00:00Z"/>
        </w:rPr>
      </w:pPr>
      <w:ins w:id="222" w:author="Guo Zi Qiang Robin" w:date="2026-10-08T12:00:00Z">
        <w:r>
          <w:br w:type="page"/>
        </w:r>
      </w:ins>
    </w:p>
    <w:p w14:paraId="5FA7E044" w14:textId="77777777" w:rsidR="009837C3" w:rsidRPr="009837C3" w:rsidRDefault="009837C3" w:rsidP="009837C3">
      <w:pPr>
        <w:pStyle w:val="BodyText"/>
        <w:rPr>
          <w:rFonts w:eastAsia="Arial" w:cstheme="minorBidi"/>
          <w:b/>
          <w:bCs/>
          <w:color w:val="auto"/>
          <w:spacing w:val="0"/>
          <w:lang w:eastAsia="en-US"/>
        </w:rPr>
      </w:pPr>
      <w:r w:rsidRPr="009837C3">
        <w:rPr>
          <w:rFonts w:eastAsia="Arial" w:cstheme="minorBidi"/>
          <w:b/>
          <w:bCs/>
          <w:color w:val="auto"/>
          <w:spacing w:val="0"/>
          <w:lang w:eastAsia="en-US"/>
        </w:rPr>
        <w:lastRenderedPageBreak/>
        <w:t>Annex C: Glossary</w:t>
      </w:r>
    </w:p>
    <w:p w14:paraId="46536B84" w14:textId="77777777" w:rsidR="009837C3" w:rsidRPr="009837C3" w:rsidRDefault="009837C3" w:rsidP="009837C3">
      <w:pPr>
        <w:pStyle w:val="BodyText"/>
        <w:rPr>
          <w:rFonts w:eastAsia="Arial" w:cstheme="minorBidi"/>
          <w:b/>
          <w:bCs/>
          <w:color w:val="auto"/>
          <w:spacing w:val="0"/>
          <w:lang w:eastAsia="en-US"/>
        </w:rPr>
      </w:pPr>
    </w:p>
    <w:p w14:paraId="0811068A" w14:textId="18BA8687" w:rsidR="00047E94" w:rsidRPr="009837C3" w:rsidRDefault="009837C3" w:rsidP="009837C3">
      <w:pPr>
        <w:pStyle w:val="BodyText"/>
        <w:ind w:left="0"/>
        <w:jc w:val="left"/>
        <w:rPr>
          <w:ins w:id="223" w:author="Guo Zi Qiang Robin" w:date="2026-10-08T12:00:00Z"/>
        </w:rPr>
      </w:pPr>
      <w:r w:rsidRPr="009837C3">
        <w:rPr>
          <w:rFonts w:eastAsia="Arial" w:cstheme="minorBidi"/>
          <w:color w:val="auto"/>
          <w:spacing w:val="0"/>
          <w:lang w:eastAsia="en-US"/>
        </w:rPr>
        <w:t>Acronyms and terms used in this form, in alphabetical order.</w:t>
      </w:r>
    </w:p>
    <w:p w14:paraId="10349E39" w14:textId="77777777" w:rsidR="00047E94" w:rsidRDefault="00047E94">
      <w:pPr>
        <w:pStyle w:val="BodyText"/>
        <w:rPr>
          <w:ins w:id="224" w:author="Guo Zi Qiang Robin" w:date="2026-10-08T12:00:00Z"/>
        </w:rPr>
      </w:pPr>
    </w:p>
    <w:tbl>
      <w:tblPr>
        <w:tblStyle w:val="TableGrid"/>
        <w:tblW w:w="9026" w:type="dxa"/>
        <w:tblLayout w:type="fixed"/>
        <w:tblLook w:val="04A0" w:firstRow="1" w:lastRow="0" w:firstColumn="1" w:lastColumn="0" w:noHBand="0" w:noVBand="1"/>
      </w:tblPr>
      <w:tblGrid>
        <w:gridCol w:w="2600"/>
        <w:gridCol w:w="6426"/>
      </w:tblGrid>
      <w:tr w:rsidR="00047E94" w14:paraId="681B012F" w14:textId="77777777">
        <w:trPr>
          <w:tblHeader/>
          <w:ins w:id="225" w:author="Guo Zi Qiang Robin" w:date="2026-10-08T12:00:00Z"/>
        </w:trPr>
        <w:tc>
          <w:tcPr>
            <w:tcW w:w="2600" w:type="dxa"/>
            <w:shd w:val="clear" w:color="auto" w:fill="D9D9D9"/>
            <w:vAlign w:val="center"/>
          </w:tcPr>
          <w:p w14:paraId="4DA6AC20" w14:textId="77777777" w:rsidR="00047E94" w:rsidRDefault="006D67DC">
            <w:pPr>
              <w:pStyle w:val="BodyText"/>
              <w:spacing w:before="20" w:after="20" w:line="240" w:lineRule="auto"/>
              <w:ind w:left="0"/>
              <w:jc w:val="left"/>
              <w:rPr>
                <w:ins w:id="226" w:author="Guo Zi Qiang Robin" w:date="2026-10-08T12:00:00Z"/>
              </w:rPr>
            </w:pPr>
            <w:ins w:id="227" w:author="Guo Zi Qiang Robin" w:date="2026-10-08T12:00:00Z">
              <w:r>
                <w:rPr>
                  <w:b/>
                </w:rPr>
                <w:t>Term</w:t>
              </w:r>
            </w:ins>
          </w:p>
        </w:tc>
        <w:tc>
          <w:tcPr>
            <w:tcW w:w="6426" w:type="dxa"/>
            <w:shd w:val="clear" w:color="auto" w:fill="D9D9D9"/>
            <w:vAlign w:val="center"/>
          </w:tcPr>
          <w:p w14:paraId="0E26230A" w14:textId="77777777" w:rsidR="00047E94" w:rsidRDefault="006D67DC">
            <w:pPr>
              <w:pStyle w:val="BodyText"/>
              <w:spacing w:before="20" w:after="20" w:line="240" w:lineRule="auto"/>
              <w:ind w:left="0"/>
              <w:jc w:val="left"/>
              <w:rPr>
                <w:ins w:id="228" w:author="Guo Zi Qiang Robin" w:date="2026-10-08T12:00:00Z"/>
              </w:rPr>
            </w:pPr>
            <w:ins w:id="229" w:author="Guo Zi Qiang Robin" w:date="2026-10-08T12:00:00Z">
              <w:r>
                <w:rPr>
                  <w:b/>
                </w:rPr>
                <w:t>Plain definition</w:t>
              </w:r>
            </w:ins>
          </w:p>
        </w:tc>
      </w:tr>
      <w:tr w:rsidR="00047E94" w14:paraId="227E2CAD" w14:textId="77777777">
        <w:trPr>
          <w:ins w:id="230" w:author="Guo Zi Qiang Robin" w:date="2026-10-08T12:00:00Z"/>
        </w:trPr>
        <w:tc>
          <w:tcPr>
            <w:tcW w:w="2600" w:type="dxa"/>
            <w:vAlign w:val="center"/>
          </w:tcPr>
          <w:p w14:paraId="6F095E02" w14:textId="77777777" w:rsidR="00047E94" w:rsidRDefault="006D67DC">
            <w:pPr>
              <w:pStyle w:val="BodyText"/>
              <w:spacing w:before="20" w:after="20" w:line="240" w:lineRule="auto"/>
              <w:ind w:left="0"/>
              <w:jc w:val="left"/>
              <w:rPr>
                <w:ins w:id="231" w:author="Guo Zi Qiang Robin" w:date="2026-10-08T12:00:00Z"/>
              </w:rPr>
            </w:pPr>
            <w:ins w:id="232" w:author="Guo Zi Qiang Robin" w:date="2026-10-08T12:00:00Z">
              <w:r>
                <w:rPr>
                  <w:b/>
                </w:rPr>
                <w:t>Ablation</w:t>
              </w:r>
            </w:ins>
          </w:p>
        </w:tc>
        <w:tc>
          <w:tcPr>
            <w:tcW w:w="6426" w:type="dxa"/>
            <w:vAlign w:val="center"/>
          </w:tcPr>
          <w:p w14:paraId="55686F2E" w14:textId="77777777" w:rsidR="00047E94" w:rsidRDefault="006D67DC">
            <w:pPr>
              <w:pStyle w:val="BodyText"/>
              <w:spacing w:before="20" w:after="20" w:line="240" w:lineRule="auto"/>
              <w:ind w:left="0"/>
              <w:jc w:val="left"/>
              <w:rPr>
                <w:ins w:id="233" w:author="Guo Zi Qiang Robin" w:date="2026-10-08T12:00:00Z"/>
              </w:rPr>
            </w:pPr>
            <w:ins w:id="234" w:author="Guo Zi Qiang Robin" w:date="2026-10-08T12:00:00Z">
              <w:r>
                <w:t>Changing one guardrail or setting at a time while holding everything else fixed, to measure its individual effect.</w:t>
              </w:r>
            </w:ins>
          </w:p>
        </w:tc>
      </w:tr>
      <w:tr w:rsidR="00047E94" w14:paraId="3D7A24C2" w14:textId="77777777">
        <w:trPr>
          <w:ins w:id="235" w:author="Guo Zi Qiang Robin" w:date="2026-10-08T12:00:00Z"/>
        </w:trPr>
        <w:tc>
          <w:tcPr>
            <w:tcW w:w="2600" w:type="dxa"/>
            <w:vAlign w:val="center"/>
          </w:tcPr>
          <w:p w14:paraId="5D84B114" w14:textId="77777777" w:rsidR="00047E94" w:rsidRDefault="006D67DC">
            <w:pPr>
              <w:pStyle w:val="BodyText"/>
              <w:spacing w:before="20" w:after="20" w:line="240" w:lineRule="auto"/>
              <w:ind w:left="0"/>
              <w:jc w:val="left"/>
              <w:rPr>
                <w:ins w:id="236" w:author="Guo Zi Qiang Robin" w:date="2026-10-08T12:00:00Z"/>
              </w:rPr>
            </w:pPr>
            <w:ins w:id="237" w:author="Guo Zi Qiang Robin" w:date="2026-10-08T12:00:00Z">
              <w:r>
                <w:rPr>
                  <w:b/>
                </w:rPr>
                <w:t>AI</w:t>
              </w:r>
            </w:ins>
          </w:p>
        </w:tc>
        <w:tc>
          <w:tcPr>
            <w:tcW w:w="6426" w:type="dxa"/>
            <w:vAlign w:val="center"/>
          </w:tcPr>
          <w:p w14:paraId="468A2A00" w14:textId="77777777" w:rsidR="00047E94" w:rsidRDefault="006D67DC">
            <w:pPr>
              <w:pStyle w:val="BodyText"/>
              <w:spacing w:before="20" w:after="20" w:line="240" w:lineRule="auto"/>
              <w:ind w:left="0"/>
              <w:jc w:val="left"/>
              <w:rPr>
                <w:ins w:id="238" w:author="Guo Zi Qiang Robin" w:date="2026-10-08T12:00:00Z"/>
              </w:rPr>
            </w:pPr>
            <w:ins w:id="239" w:author="Guo Zi Qiang Robin" w:date="2026-10-08T12:00:00Z">
              <w:r>
                <w:t>Artificial intelligence.</w:t>
              </w:r>
            </w:ins>
          </w:p>
        </w:tc>
      </w:tr>
      <w:tr w:rsidR="00047E94" w14:paraId="7DFE06ED" w14:textId="77777777">
        <w:trPr>
          <w:ins w:id="240" w:author="Guo Zi Qiang Robin" w:date="2026-10-08T12:00:00Z"/>
        </w:trPr>
        <w:tc>
          <w:tcPr>
            <w:tcW w:w="2600" w:type="dxa"/>
            <w:vAlign w:val="center"/>
          </w:tcPr>
          <w:p w14:paraId="11E0E964" w14:textId="77777777" w:rsidR="00047E94" w:rsidRDefault="006D67DC">
            <w:pPr>
              <w:pStyle w:val="BodyText"/>
              <w:spacing w:before="20" w:after="20" w:line="240" w:lineRule="auto"/>
              <w:ind w:left="0"/>
              <w:jc w:val="left"/>
              <w:rPr>
                <w:ins w:id="241" w:author="Guo Zi Qiang Robin" w:date="2026-10-08T12:00:00Z"/>
              </w:rPr>
            </w:pPr>
            <w:ins w:id="242" w:author="Guo Zi Qiang Robin" w:date="2026-10-08T12:00:00Z">
              <w:r>
                <w:rPr>
                  <w:b/>
                </w:rPr>
                <w:t>API</w:t>
              </w:r>
            </w:ins>
          </w:p>
        </w:tc>
        <w:tc>
          <w:tcPr>
            <w:tcW w:w="6426" w:type="dxa"/>
            <w:vAlign w:val="center"/>
          </w:tcPr>
          <w:p w14:paraId="7C665CAB" w14:textId="77777777" w:rsidR="00047E94" w:rsidRDefault="006D67DC">
            <w:pPr>
              <w:pStyle w:val="BodyText"/>
              <w:spacing w:before="20" w:after="20" w:line="240" w:lineRule="auto"/>
              <w:ind w:left="0"/>
              <w:jc w:val="left"/>
              <w:rPr>
                <w:ins w:id="243" w:author="Guo Zi Qiang Robin" w:date="2026-10-08T12:00:00Z"/>
              </w:rPr>
            </w:pPr>
            <w:ins w:id="244" w:author="Guo Zi Qiang Robin" w:date="2026-10-08T12:00:00Z">
              <w:r>
                <w:t>Application programming interface.</w:t>
              </w:r>
            </w:ins>
          </w:p>
        </w:tc>
      </w:tr>
      <w:tr w:rsidR="00047E94" w14:paraId="53000C62" w14:textId="77777777">
        <w:trPr>
          <w:ins w:id="245" w:author="Guo Zi Qiang Robin" w:date="2026-10-08T12:00:00Z"/>
        </w:trPr>
        <w:tc>
          <w:tcPr>
            <w:tcW w:w="2600" w:type="dxa"/>
            <w:vAlign w:val="center"/>
          </w:tcPr>
          <w:p w14:paraId="155CA737" w14:textId="77777777" w:rsidR="00047E94" w:rsidRDefault="006D67DC">
            <w:pPr>
              <w:pStyle w:val="BodyText"/>
              <w:spacing w:before="20" w:after="20" w:line="240" w:lineRule="auto"/>
              <w:ind w:left="0"/>
              <w:jc w:val="left"/>
              <w:rPr>
                <w:ins w:id="246" w:author="Guo Zi Qiang Robin" w:date="2026-10-08T12:00:00Z"/>
              </w:rPr>
            </w:pPr>
            <w:ins w:id="247" w:author="Guo Zi Qiang Robin" w:date="2026-10-08T12:00:00Z">
              <w:r>
                <w:rPr>
                  <w:b/>
                </w:rPr>
                <w:t>ATLAS</w:t>
              </w:r>
            </w:ins>
          </w:p>
        </w:tc>
        <w:tc>
          <w:tcPr>
            <w:tcW w:w="6426" w:type="dxa"/>
            <w:vAlign w:val="center"/>
          </w:tcPr>
          <w:p w14:paraId="1E8798DD" w14:textId="77777777" w:rsidR="00047E94" w:rsidRDefault="006D67DC">
            <w:pPr>
              <w:pStyle w:val="BodyText"/>
              <w:spacing w:before="20" w:after="20" w:line="240" w:lineRule="auto"/>
              <w:ind w:left="0"/>
              <w:jc w:val="left"/>
              <w:rPr>
                <w:ins w:id="248" w:author="Guo Zi Qiang Robin" w:date="2026-10-08T12:00:00Z"/>
              </w:rPr>
            </w:pPr>
            <w:ins w:id="249" w:author="Guo Zi Qiang Robin" w:date="2026-10-08T12:00:00Z">
              <w:r>
                <w:t>MITRE Adversarial Threat Landscape for Artificial-Intelligence Systems: a public knowledge base of attacker tactics and techniques against AI systems.</w:t>
              </w:r>
            </w:ins>
          </w:p>
        </w:tc>
      </w:tr>
      <w:tr w:rsidR="00047E94" w14:paraId="1FF5BB82" w14:textId="77777777">
        <w:trPr>
          <w:ins w:id="250" w:author="Guo Zi Qiang Robin" w:date="2026-10-08T12:00:00Z"/>
        </w:trPr>
        <w:tc>
          <w:tcPr>
            <w:tcW w:w="2600" w:type="dxa"/>
            <w:vAlign w:val="center"/>
          </w:tcPr>
          <w:p w14:paraId="43E7EAFC" w14:textId="77777777" w:rsidR="00047E94" w:rsidRDefault="006D67DC">
            <w:pPr>
              <w:pStyle w:val="BodyText"/>
              <w:spacing w:before="20" w:after="20" w:line="240" w:lineRule="auto"/>
              <w:ind w:left="0"/>
              <w:jc w:val="left"/>
              <w:rPr>
                <w:ins w:id="251" w:author="Guo Zi Qiang Robin" w:date="2026-10-08T12:00:00Z"/>
              </w:rPr>
            </w:pPr>
            <w:ins w:id="252" w:author="Guo Zi Qiang Robin" w:date="2026-10-08T12:00:00Z">
              <w:r>
                <w:rPr>
                  <w:b/>
                </w:rPr>
                <w:t>ATT&amp;CK</w:t>
              </w:r>
            </w:ins>
          </w:p>
        </w:tc>
        <w:tc>
          <w:tcPr>
            <w:tcW w:w="6426" w:type="dxa"/>
            <w:vAlign w:val="center"/>
          </w:tcPr>
          <w:p w14:paraId="332EA827" w14:textId="77777777" w:rsidR="00047E94" w:rsidRDefault="006D67DC">
            <w:pPr>
              <w:pStyle w:val="BodyText"/>
              <w:spacing w:before="20" w:after="20" w:line="240" w:lineRule="auto"/>
              <w:ind w:left="0"/>
              <w:jc w:val="left"/>
              <w:rPr>
                <w:ins w:id="253" w:author="Guo Zi Qiang Robin" w:date="2026-10-08T12:00:00Z"/>
              </w:rPr>
            </w:pPr>
            <w:ins w:id="254" w:author="Guo Zi Qiang Robin" w:date="2026-10-08T12:00:00Z">
              <w:r>
                <w:t>MITRE Adversarial Tactics, Techniques, and Common Knowledge: a public knowledge base of real-world attacker tactics and techniques.</w:t>
              </w:r>
            </w:ins>
          </w:p>
        </w:tc>
      </w:tr>
      <w:tr w:rsidR="00047E94" w14:paraId="18E7B1B2" w14:textId="77777777">
        <w:trPr>
          <w:ins w:id="255" w:author="Guo Zi Qiang Robin" w:date="2026-10-08T12:00:00Z"/>
        </w:trPr>
        <w:tc>
          <w:tcPr>
            <w:tcW w:w="2600" w:type="dxa"/>
            <w:vAlign w:val="center"/>
          </w:tcPr>
          <w:p w14:paraId="31272DD0" w14:textId="77777777" w:rsidR="00047E94" w:rsidRDefault="006D67DC">
            <w:pPr>
              <w:pStyle w:val="BodyText"/>
              <w:spacing w:before="20" w:after="20" w:line="240" w:lineRule="auto"/>
              <w:ind w:left="0"/>
              <w:jc w:val="left"/>
              <w:rPr>
                <w:ins w:id="256" w:author="Guo Zi Qiang Robin" w:date="2026-10-08T12:00:00Z"/>
              </w:rPr>
            </w:pPr>
            <w:ins w:id="257" w:author="Guo Zi Qiang Robin" w:date="2026-10-08T12:00:00Z">
              <w:r>
                <w:rPr>
                  <w:b/>
                </w:rPr>
                <w:t>Briefing</w:t>
              </w:r>
            </w:ins>
          </w:p>
        </w:tc>
        <w:tc>
          <w:tcPr>
            <w:tcW w:w="6426" w:type="dxa"/>
            <w:vAlign w:val="center"/>
          </w:tcPr>
          <w:p w14:paraId="47155842" w14:textId="77777777" w:rsidR="00047E94" w:rsidRDefault="006D67DC">
            <w:pPr>
              <w:pStyle w:val="BodyText"/>
              <w:spacing w:before="20" w:after="20" w:line="240" w:lineRule="auto"/>
              <w:ind w:left="0"/>
              <w:jc w:val="left"/>
              <w:rPr>
                <w:ins w:id="258" w:author="Guo Zi Qiang Robin" w:date="2026-10-08T12:00:00Z"/>
              </w:rPr>
            </w:pPr>
            <w:ins w:id="259" w:author="Guo Zi Qiang Robin" w:date="2026-10-08T12:00:00Z">
              <w:r>
                <w:t>Beacon’s evidence-backed daily digest: a ranked list of the day’s most significant AI-security events, each stating what happened and why it matters.</w:t>
              </w:r>
            </w:ins>
          </w:p>
        </w:tc>
      </w:tr>
      <w:tr w:rsidR="00047E94" w14:paraId="4A9CD588" w14:textId="77777777">
        <w:trPr>
          <w:ins w:id="260" w:author="Guo Zi Qiang Robin" w:date="2026-10-08T12:00:00Z"/>
        </w:trPr>
        <w:tc>
          <w:tcPr>
            <w:tcW w:w="2600" w:type="dxa"/>
            <w:vAlign w:val="center"/>
          </w:tcPr>
          <w:p w14:paraId="0B98CBB7" w14:textId="77777777" w:rsidR="00047E94" w:rsidRDefault="006D67DC">
            <w:pPr>
              <w:pStyle w:val="BodyText"/>
              <w:spacing w:before="20" w:after="20" w:line="240" w:lineRule="auto"/>
              <w:ind w:left="0"/>
              <w:jc w:val="left"/>
              <w:rPr>
                <w:ins w:id="261" w:author="Guo Zi Qiang Robin" w:date="2026-10-08T12:00:00Z"/>
              </w:rPr>
            </w:pPr>
            <w:ins w:id="262" w:author="Guo Zi Qiang Robin" w:date="2026-10-08T12:00:00Z">
              <w:r>
                <w:rPr>
                  <w:b/>
                </w:rPr>
                <w:t>CI/CD</w:t>
              </w:r>
            </w:ins>
          </w:p>
        </w:tc>
        <w:tc>
          <w:tcPr>
            <w:tcW w:w="6426" w:type="dxa"/>
            <w:vAlign w:val="center"/>
          </w:tcPr>
          <w:p w14:paraId="7FCBDAFB" w14:textId="77777777" w:rsidR="00047E94" w:rsidRDefault="006D67DC">
            <w:pPr>
              <w:pStyle w:val="BodyText"/>
              <w:spacing w:before="20" w:after="20" w:line="240" w:lineRule="auto"/>
              <w:ind w:left="0"/>
              <w:jc w:val="left"/>
              <w:rPr>
                <w:ins w:id="263" w:author="Guo Zi Qiang Robin" w:date="2026-10-08T12:00:00Z"/>
              </w:rPr>
            </w:pPr>
            <w:ins w:id="264" w:author="Guo Zi Qiang Robin" w:date="2026-10-08T12:00:00Z">
              <w:r>
                <w:t>Continuous integration and continuous deployment: automated testing and release of software changes.</w:t>
              </w:r>
            </w:ins>
          </w:p>
        </w:tc>
      </w:tr>
      <w:tr w:rsidR="00047E94" w14:paraId="5C93BB0D" w14:textId="77777777">
        <w:trPr>
          <w:ins w:id="265" w:author="Guo Zi Qiang Robin" w:date="2026-10-08T12:00:00Z"/>
        </w:trPr>
        <w:tc>
          <w:tcPr>
            <w:tcW w:w="2600" w:type="dxa"/>
            <w:vAlign w:val="center"/>
          </w:tcPr>
          <w:p w14:paraId="7DB8901A" w14:textId="77777777" w:rsidR="00047E94" w:rsidRDefault="006D67DC">
            <w:pPr>
              <w:pStyle w:val="BodyText"/>
              <w:spacing w:before="20" w:after="20" w:line="240" w:lineRule="auto"/>
              <w:ind w:left="0"/>
              <w:jc w:val="left"/>
              <w:rPr>
                <w:ins w:id="266" w:author="Guo Zi Qiang Robin" w:date="2026-10-08T12:00:00Z"/>
              </w:rPr>
            </w:pPr>
            <w:ins w:id="267" w:author="Guo Zi Qiang Robin" w:date="2026-10-08T12:00:00Z">
              <w:r>
                <w:rPr>
                  <w:b/>
                </w:rPr>
                <w:t>CYAD</w:t>
              </w:r>
            </w:ins>
          </w:p>
        </w:tc>
        <w:tc>
          <w:tcPr>
            <w:tcW w:w="6426" w:type="dxa"/>
            <w:vAlign w:val="center"/>
          </w:tcPr>
          <w:p w14:paraId="2C7D4383" w14:textId="77777777" w:rsidR="00047E94" w:rsidRDefault="006D67DC">
            <w:pPr>
              <w:pStyle w:val="BodyText"/>
              <w:spacing w:before="20" w:after="20" w:line="240" w:lineRule="auto"/>
              <w:ind w:left="0"/>
              <w:jc w:val="left"/>
              <w:rPr>
                <w:ins w:id="268" w:author="Guo Zi Qiang Robin" w:date="2026-10-08T12:00:00Z"/>
              </w:rPr>
            </w:pPr>
            <w:ins w:id="269" w:author="Guo Zi Qiang Robin" w:date="2026-10-08T12:00:00Z">
              <w:r>
                <w:t>Cyber Architecture &amp; Development division, Land Transport Authority.</w:t>
              </w:r>
            </w:ins>
          </w:p>
        </w:tc>
      </w:tr>
      <w:tr w:rsidR="00047E94" w14:paraId="351E887D" w14:textId="77777777">
        <w:trPr>
          <w:ins w:id="270" w:author="Guo Zi Qiang Robin" w:date="2026-10-08T12:00:00Z"/>
        </w:trPr>
        <w:tc>
          <w:tcPr>
            <w:tcW w:w="2600" w:type="dxa"/>
            <w:vAlign w:val="center"/>
          </w:tcPr>
          <w:p w14:paraId="2A7BBFFC" w14:textId="77777777" w:rsidR="00047E94" w:rsidRDefault="006D67DC">
            <w:pPr>
              <w:pStyle w:val="BodyText"/>
              <w:spacing w:before="20" w:after="20" w:line="240" w:lineRule="auto"/>
              <w:ind w:left="0"/>
              <w:jc w:val="left"/>
              <w:rPr>
                <w:ins w:id="271" w:author="Guo Zi Qiang Robin" w:date="2026-10-08T12:00:00Z"/>
              </w:rPr>
            </w:pPr>
            <w:ins w:id="272" w:author="Guo Zi Qiang Robin" w:date="2026-10-08T12:00:00Z">
              <w:r>
                <w:rPr>
                  <w:b/>
                </w:rPr>
                <w:t>Evaluation harness</w:t>
              </w:r>
            </w:ins>
          </w:p>
        </w:tc>
        <w:tc>
          <w:tcPr>
            <w:tcW w:w="6426" w:type="dxa"/>
            <w:vAlign w:val="center"/>
          </w:tcPr>
          <w:p w14:paraId="6880ED5A" w14:textId="77777777" w:rsidR="00047E94" w:rsidRDefault="006D67DC">
            <w:pPr>
              <w:pStyle w:val="BodyText"/>
              <w:spacing w:before="20" w:after="20" w:line="240" w:lineRule="auto"/>
              <w:ind w:left="0"/>
              <w:jc w:val="left"/>
              <w:rPr>
                <w:ins w:id="273" w:author="Guo Zi Qiang Robin" w:date="2026-10-08T12:00:00Z"/>
              </w:rPr>
            </w:pPr>
            <w:ins w:id="274" w:author="Guo Zi Qiang Robin" w:date="2026-10-08T12:00:00Z">
              <w:r>
                <w:t>The test program that loads labelled inputs, calls each guardrail and records its verdicts in one common format.</w:t>
              </w:r>
            </w:ins>
          </w:p>
        </w:tc>
      </w:tr>
      <w:tr w:rsidR="00047E94" w14:paraId="4B17C4F2" w14:textId="77777777">
        <w:trPr>
          <w:ins w:id="275" w:author="Guo Zi Qiang Robin" w:date="2026-10-08T12:00:00Z"/>
        </w:trPr>
        <w:tc>
          <w:tcPr>
            <w:tcW w:w="2600" w:type="dxa"/>
            <w:vAlign w:val="center"/>
          </w:tcPr>
          <w:p w14:paraId="6F66E160" w14:textId="77777777" w:rsidR="00047E94" w:rsidRDefault="006D67DC">
            <w:pPr>
              <w:pStyle w:val="BodyText"/>
              <w:spacing w:before="20" w:after="20" w:line="240" w:lineRule="auto"/>
              <w:ind w:left="0"/>
              <w:jc w:val="left"/>
              <w:rPr>
                <w:ins w:id="276" w:author="Guo Zi Qiang Robin" w:date="2026-10-08T12:00:00Z"/>
              </w:rPr>
            </w:pPr>
            <w:ins w:id="277" w:author="Guo Zi Qiang Robin" w:date="2026-10-08T12:00:00Z">
              <w:r>
                <w:rPr>
                  <w:b/>
                </w:rPr>
                <w:t>GovTech</w:t>
              </w:r>
            </w:ins>
          </w:p>
        </w:tc>
        <w:tc>
          <w:tcPr>
            <w:tcW w:w="6426" w:type="dxa"/>
            <w:vAlign w:val="center"/>
          </w:tcPr>
          <w:p w14:paraId="58E10208" w14:textId="77777777" w:rsidR="00047E94" w:rsidRDefault="006D67DC">
            <w:pPr>
              <w:pStyle w:val="BodyText"/>
              <w:spacing w:before="20" w:after="20" w:line="240" w:lineRule="auto"/>
              <w:ind w:left="0"/>
              <w:jc w:val="left"/>
              <w:rPr>
                <w:ins w:id="278" w:author="Guo Zi Qiang Robin" w:date="2026-10-08T12:00:00Z"/>
              </w:rPr>
            </w:pPr>
            <w:ins w:id="279" w:author="Guo Zi Qiang Robin" w:date="2026-10-08T12:00:00Z">
              <w:r>
                <w:t>Government Technology Agency (Singapore).</w:t>
              </w:r>
            </w:ins>
          </w:p>
        </w:tc>
      </w:tr>
      <w:tr w:rsidR="00047E94" w14:paraId="552ED077" w14:textId="77777777">
        <w:trPr>
          <w:ins w:id="280" w:author="Guo Zi Qiang Robin" w:date="2026-10-08T12:00:00Z"/>
        </w:trPr>
        <w:tc>
          <w:tcPr>
            <w:tcW w:w="2600" w:type="dxa"/>
            <w:vAlign w:val="center"/>
          </w:tcPr>
          <w:p w14:paraId="69EB6229" w14:textId="77777777" w:rsidR="00047E94" w:rsidRDefault="006D67DC">
            <w:pPr>
              <w:pStyle w:val="BodyText"/>
              <w:spacing w:before="20" w:after="20" w:line="240" w:lineRule="auto"/>
              <w:ind w:left="0"/>
              <w:jc w:val="left"/>
              <w:rPr>
                <w:ins w:id="281" w:author="Guo Zi Qiang Robin" w:date="2026-10-08T12:00:00Z"/>
              </w:rPr>
            </w:pPr>
            <w:ins w:id="282" w:author="Guo Zi Qiang Robin" w:date="2026-10-08T12:00:00Z">
              <w:r>
                <w:rPr>
                  <w:b/>
                </w:rPr>
                <w:t>GPU</w:t>
              </w:r>
            </w:ins>
          </w:p>
        </w:tc>
        <w:tc>
          <w:tcPr>
            <w:tcW w:w="6426" w:type="dxa"/>
            <w:vAlign w:val="center"/>
          </w:tcPr>
          <w:p w14:paraId="0621AE77" w14:textId="77777777" w:rsidR="00047E94" w:rsidRDefault="006D67DC">
            <w:pPr>
              <w:pStyle w:val="BodyText"/>
              <w:spacing w:before="20" w:after="20" w:line="240" w:lineRule="auto"/>
              <w:ind w:left="0"/>
              <w:jc w:val="left"/>
              <w:rPr>
                <w:ins w:id="283" w:author="Guo Zi Qiang Robin" w:date="2026-10-08T12:00:00Z"/>
              </w:rPr>
            </w:pPr>
            <w:ins w:id="284" w:author="Guo Zi Qiang Robin" w:date="2026-10-08T12:00:00Z">
              <w:r>
                <w:t>Graphics processing unit.</w:t>
              </w:r>
            </w:ins>
          </w:p>
        </w:tc>
      </w:tr>
      <w:tr w:rsidR="00047E94" w14:paraId="3DE99D31" w14:textId="77777777">
        <w:trPr>
          <w:ins w:id="285" w:author="Guo Zi Qiang Robin" w:date="2026-10-08T12:00:00Z"/>
        </w:trPr>
        <w:tc>
          <w:tcPr>
            <w:tcW w:w="2600" w:type="dxa"/>
            <w:vAlign w:val="center"/>
          </w:tcPr>
          <w:p w14:paraId="000038C8" w14:textId="77777777" w:rsidR="00047E94" w:rsidRDefault="006D67DC">
            <w:pPr>
              <w:pStyle w:val="BodyText"/>
              <w:spacing w:before="20" w:after="20" w:line="240" w:lineRule="auto"/>
              <w:ind w:left="0"/>
              <w:jc w:val="left"/>
              <w:rPr>
                <w:ins w:id="286" w:author="Guo Zi Qiang Robin" w:date="2026-10-08T12:00:00Z"/>
              </w:rPr>
            </w:pPr>
            <w:ins w:id="287" w:author="Guo Zi Qiang Robin" w:date="2026-10-08T12:00:00Z">
              <w:r>
                <w:rPr>
                  <w:b/>
                </w:rPr>
                <w:t>Guardrail</w:t>
              </w:r>
            </w:ins>
          </w:p>
        </w:tc>
        <w:tc>
          <w:tcPr>
            <w:tcW w:w="6426" w:type="dxa"/>
            <w:vAlign w:val="center"/>
          </w:tcPr>
          <w:p w14:paraId="238EF214" w14:textId="77777777" w:rsidR="00047E94" w:rsidRDefault="006D67DC">
            <w:pPr>
              <w:pStyle w:val="BodyText"/>
              <w:spacing w:before="20" w:after="20" w:line="240" w:lineRule="auto"/>
              <w:ind w:left="0"/>
              <w:jc w:val="left"/>
              <w:rPr>
                <w:ins w:id="288" w:author="Guo Zi Qiang Robin" w:date="2026-10-08T12:00:00Z"/>
              </w:rPr>
            </w:pPr>
            <w:ins w:id="289" w:author="Guo Zi Qiang Robin" w:date="2026-10-08T12:00:00Z">
              <w:r>
                <w:t>A safety check around an AI chatbot that allows, blocks or flags each message.</w:t>
              </w:r>
            </w:ins>
          </w:p>
        </w:tc>
      </w:tr>
      <w:tr w:rsidR="00047E94" w14:paraId="7D31B868" w14:textId="77777777">
        <w:trPr>
          <w:ins w:id="290" w:author="Guo Zi Qiang Robin" w:date="2026-10-08T12:00:00Z"/>
        </w:trPr>
        <w:tc>
          <w:tcPr>
            <w:tcW w:w="2600" w:type="dxa"/>
            <w:vAlign w:val="center"/>
          </w:tcPr>
          <w:p w14:paraId="464043B5" w14:textId="77777777" w:rsidR="00047E94" w:rsidRDefault="006D67DC">
            <w:pPr>
              <w:pStyle w:val="BodyText"/>
              <w:spacing w:before="20" w:after="20" w:line="240" w:lineRule="auto"/>
              <w:ind w:left="0"/>
              <w:jc w:val="left"/>
              <w:rPr>
                <w:ins w:id="291" w:author="Guo Zi Qiang Robin" w:date="2026-10-08T12:00:00Z"/>
              </w:rPr>
            </w:pPr>
            <w:ins w:id="292" w:author="Guo Zi Qiang Robin" w:date="2026-10-08T12:00:00Z">
              <w:r>
                <w:rPr>
                  <w:b/>
                </w:rPr>
                <w:t>LionGuard 2</w:t>
              </w:r>
            </w:ins>
          </w:p>
        </w:tc>
        <w:tc>
          <w:tcPr>
            <w:tcW w:w="6426" w:type="dxa"/>
            <w:vAlign w:val="center"/>
          </w:tcPr>
          <w:p w14:paraId="2A72479A" w14:textId="77777777" w:rsidR="00047E94" w:rsidRDefault="006D67DC">
            <w:pPr>
              <w:pStyle w:val="BodyText"/>
              <w:spacing w:before="20" w:after="20" w:line="240" w:lineRule="auto"/>
              <w:ind w:left="0"/>
              <w:jc w:val="left"/>
              <w:rPr>
                <w:ins w:id="293" w:author="Guo Zi Qiang Robin" w:date="2026-10-08T12:00:00Z"/>
              </w:rPr>
            </w:pPr>
            <w:ins w:id="294" w:author="Guo Zi Qiang Robin" w:date="2026-10-08T12:00:00Z">
              <w:r>
                <w:t>GovTech’s Singapore-tuned harmful-content classifier, served through Sentinel.</w:t>
              </w:r>
            </w:ins>
          </w:p>
        </w:tc>
      </w:tr>
      <w:tr w:rsidR="00047E94" w14:paraId="49B32E75" w14:textId="77777777">
        <w:trPr>
          <w:ins w:id="295" w:author="Guo Zi Qiang Robin" w:date="2026-10-08T12:00:00Z"/>
        </w:trPr>
        <w:tc>
          <w:tcPr>
            <w:tcW w:w="2600" w:type="dxa"/>
            <w:vAlign w:val="center"/>
          </w:tcPr>
          <w:p w14:paraId="777C6956" w14:textId="77777777" w:rsidR="00047E94" w:rsidRDefault="006D67DC">
            <w:pPr>
              <w:pStyle w:val="BodyText"/>
              <w:spacing w:before="20" w:after="20" w:line="240" w:lineRule="auto"/>
              <w:ind w:left="0"/>
              <w:jc w:val="left"/>
              <w:rPr>
                <w:ins w:id="296" w:author="Guo Zi Qiang Robin" w:date="2026-10-08T12:00:00Z"/>
              </w:rPr>
            </w:pPr>
            <w:ins w:id="297" w:author="Guo Zi Qiang Robin" w:date="2026-10-08T12:00:00Z">
              <w:r>
                <w:rPr>
                  <w:b/>
                </w:rPr>
                <w:t>Litmus</w:t>
              </w:r>
            </w:ins>
          </w:p>
        </w:tc>
        <w:tc>
          <w:tcPr>
            <w:tcW w:w="6426" w:type="dxa"/>
            <w:vAlign w:val="center"/>
          </w:tcPr>
          <w:p w14:paraId="7AE1F64F" w14:textId="77777777" w:rsidR="00047E94" w:rsidRDefault="006D67DC">
            <w:pPr>
              <w:pStyle w:val="BodyText"/>
              <w:spacing w:before="20" w:after="20" w:line="240" w:lineRule="auto"/>
              <w:ind w:left="0"/>
              <w:jc w:val="left"/>
              <w:rPr>
                <w:ins w:id="298" w:author="Guo Zi Qiang Robin" w:date="2026-10-08T12:00:00Z"/>
              </w:rPr>
            </w:pPr>
            <w:ins w:id="299" w:author="Guo Zi Qiang Robin" w:date="2026-10-08T12:00:00Z">
              <w:r>
                <w:t>GovTech’s pre-deployment testing platform for generative AI applications.</w:t>
              </w:r>
            </w:ins>
          </w:p>
        </w:tc>
      </w:tr>
      <w:tr w:rsidR="00047E94" w14:paraId="090A3491" w14:textId="77777777">
        <w:trPr>
          <w:ins w:id="300" w:author="Guo Zi Qiang Robin" w:date="2026-10-08T12:00:00Z"/>
        </w:trPr>
        <w:tc>
          <w:tcPr>
            <w:tcW w:w="2600" w:type="dxa"/>
            <w:vAlign w:val="center"/>
          </w:tcPr>
          <w:p w14:paraId="7A0A1EC9" w14:textId="77777777" w:rsidR="00047E94" w:rsidRDefault="006D67DC">
            <w:pPr>
              <w:pStyle w:val="BodyText"/>
              <w:spacing w:before="20" w:after="20" w:line="240" w:lineRule="auto"/>
              <w:ind w:left="0"/>
              <w:jc w:val="left"/>
              <w:rPr>
                <w:ins w:id="301" w:author="Guo Zi Qiang Robin" w:date="2026-10-08T12:00:00Z"/>
              </w:rPr>
            </w:pPr>
            <w:ins w:id="302" w:author="Guo Zi Qiang Robin" w:date="2026-10-08T12:00:00Z">
              <w:r>
                <w:rPr>
                  <w:b/>
                </w:rPr>
                <w:t>Llama Guard</w:t>
              </w:r>
            </w:ins>
          </w:p>
        </w:tc>
        <w:tc>
          <w:tcPr>
            <w:tcW w:w="6426" w:type="dxa"/>
            <w:vAlign w:val="center"/>
          </w:tcPr>
          <w:p w14:paraId="714BEE84" w14:textId="77777777" w:rsidR="00047E94" w:rsidRDefault="006D67DC">
            <w:pPr>
              <w:pStyle w:val="BodyText"/>
              <w:spacing w:before="20" w:after="20" w:line="240" w:lineRule="auto"/>
              <w:ind w:left="0"/>
              <w:jc w:val="left"/>
              <w:rPr>
                <w:ins w:id="303" w:author="Guo Zi Qiang Robin" w:date="2026-10-08T12:00:00Z"/>
              </w:rPr>
            </w:pPr>
            <w:ins w:id="304" w:author="Guo Zi Qiang Robin" w:date="2026-10-08T12:00:00Z">
              <w:r>
                <w:t>Meta’s openly released safety classifier for chatbot inputs and outputs.</w:t>
              </w:r>
            </w:ins>
          </w:p>
        </w:tc>
      </w:tr>
      <w:tr w:rsidR="00047E94" w14:paraId="67060251" w14:textId="77777777">
        <w:trPr>
          <w:ins w:id="305" w:author="Guo Zi Qiang Robin" w:date="2026-10-08T12:00:00Z"/>
        </w:trPr>
        <w:tc>
          <w:tcPr>
            <w:tcW w:w="2600" w:type="dxa"/>
            <w:vAlign w:val="center"/>
          </w:tcPr>
          <w:p w14:paraId="678F66D4" w14:textId="77777777" w:rsidR="00047E94" w:rsidRDefault="006D67DC">
            <w:pPr>
              <w:pStyle w:val="BodyText"/>
              <w:spacing w:before="20" w:after="20" w:line="240" w:lineRule="auto"/>
              <w:ind w:left="0"/>
              <w:jc w:val="left"/>
              <w:rPr>
                <w:ins w:id="306" w:author="Guo Zi Qiang Robin" w:date="2026-10-08T12:00:00Z"/>
              </w:rPr>
            </w:pPr>
            <w:ins w:id="307" w:author="Guo Zi Qiang Robin" w:date="2026-10-08T12:00:00Z">
              <w:r>
                <w:rPr>
                  <w:b/>
                </w:rPr>
                <w:t>LTA</w:t>
              </w:r>
            </w:ins>
          </w:p>
        </w:tc>
        <w:tc>
          <w:tcPr>
            <w:tcW w:w="6426" w:type="dxa"/>
            <w:vAlign w:val="center"/>
          </w:tcPr>
          <w:p w14:paraId="0368D026" w14:textId="77777777" w:rsidR="00047E94" w:rsidRDefault="006D67DC">
            <w:pPr>
              <w:pStyle w:val="BodyText"/>
              <w:spacing w:before="20" w:after="20" w:line="240" w:lineRule="auto"/>
              <w:ind w:left="0"/>
              <w:jc w:val="left"/>
              <w:rPr>
                <w:ins w:id="308" w:author="Guo Zi Qiang Robin" w:date="2026-10-08T12:00:00Z"/>
              </w:rPr>
            </w:pPr>
            <w:ins w:id="309" w:author="Guo Zi Qiang Robin" w:date="2026-10-08T12:00:00Z">
              <w:r>
                <w:t>Land Transport Authority.</w:t>
              </w:r>
            </w:ins>
          </w:p>
        </w:tc>
      </w:tr>
      <w:tr w:rsidR="00047E94" w14:paraId="4921C95D" w14:textId="77777777">
        <w:trPr>
          <w:ins w:id="310" w:author="Guo Zi Qiang Robin" w:date="2026-10-08T12:00:00Z"/>
        </w:trPr>
        <w:tc>
          <w:tcPr>
            <w:tcW w:w="2600" w:type="dxa"/>
            <w:vAlign w:val="center"/>
          </w:tcPr>
          <w:p w14:paraId="6C93C653" w14:textId="77777777" w:rsidR="00047E94" w:rsidRDefault="006D67DC">
            <w:pPr>
              <w:pStyle w:val="BodyText"/>
              <w:spacing w:before="20" w:after="20" w:line="240" w:lineRule="auto"/>
              <w:ind w:left="0"/>
              <w:jc w:val="left"/>
              <w:rPr>
                <w:ins w:id="311" w:author="Guo Zi Qiang Robin" w:date="2026-10-08T12:00:00Z"/>
              </w:rPr>
            </w:pPr>
            <w:ins w:id="312" w:author="Guo Zi Qiang Robin" w:date="2026-10-08T12:00:00Z">
              <w:r>
                <w:rPr>
                  <w:b/>
                </w:rPr>
                <w:t>NeMo Guardrails</w:t>
              </w:r>
            </w:ins>
          </w:p>
        </w:tc>
        <w:tc>
          <w:tcPr>
            <w:tcW w:w="6426" w:type="dxa"/>
            <w:vAlign w:val="center"/>
          </w:tcPr>
          <w:p w14:paraId="7C2C4361" w14:textId="77777777" w:rsidR="00047E94" w:rsidRDefault="006D67DC">
            <w:pPr>
              <w:pStyle w:val="BodyText"/>
              <w:spacing w:before="20" w:after="20" w:line="240" w:lineRule="auto"/>
              <w:ind w:left="0"/>
              <w:jc w:val="left"/>
              <w:rPr>
                <w:ins w:id="313" w:author="Guo Zi Qiang Robin" w:date="2026-10-08T12:00:00Z"/>
              </w:rPr>
            </w:pPr>
            <w:ins w:id="314" w:author="Guo Zi Qiang Robin" w:date="2026-10-08T12:00:00Z">
              <w:r>
                <w:t>NVIDIA’s open-source toolkit for adding guardrails to chatbot applications.</w:t>
              </w:r>
            </w:ins>
          </w:p>
        </w:tc>
      </w:tr>
      <w:tr w:rsidR="00047E94" w14:paraId="7AC7D13E" w14:textId="77777777">
        <w:trPr>
          <w:ins w:id="315" w:author="Guo Zi Qiang Robin" w:date="2026-10-08T12:00:00Z"/>
        </w:trPr>
        <w:tc>
          <w:tcPr>
            <w:tcW w:w="2600" w:type="dxa"/>
            <w:vAlign w:val="center"/>
          </w:tcPr>
          <w:p w14:paraId="3036C8A2" w14:textId="77777777" w:rsidR="00047E94" w:rsidRDefault="006D67DC">
            <w:pPr>
              <w:pStyle w:val="BodyText"/>
              <w:spacing w:before="20" w:after="20" w:line="240" w:lineRule="auto"/>
              <w:ind w:left="0"/>
              <w:jc w:val="left"/>
              <w:rPr>
                <w:ins w:id="316" w:author="Guo Zi Qiang Robin" w:date="2026-10-08T12:00:00Z"/>
              </w:rPr>
            </w:pPr>
            <w:ins w:id="317" w:author="Guo Zi Qiang Robin" w:date="2026-10-08T12:00:00Z">
              <w:r>
                <w:rPr>
                  <w:b/>
                </w:rPr>
                <w:t>OSCAL</w:t>
              </w:r>
            </w:ins>
          </w:p>
        </w:tc>
        <w:tc>
          <w:tcPr>
            <w:tcW w:w="6426" w:type="dxa"/>
            <w:vAlign w:val="center"/>
          </w:tcPr>
          <w:p w14:paraId="40BBAC25" w14:textId="77777777" w:rsidR="00047E94" w:rsidRDefault="006D67DC">
            <w:pPr>
              <w:pStyle w:val="BodyText"/>
              <w:spacing w:before="20" w:after="20" w:line="240" w:lineRule="auto"/>
              <w:ind w:left="0"/>
              <w:jc w:val="left"/>
              <w:rPr>
                <w:ins w:id="318" w:author="Guo Zi Qiang Robin" w:date="2026-10-08T12:00:00Z"/>
              </w:rPr>
            </w:pPr>
            <w:ins w:id="319" w:author="Guo Zi Qiang Robin" w:date="2026-10-08T12:00:00Z">
              <w:r>
                <w:t>Open Security Controls Assessment Language: a machine-readable format for security controls.</w:t>
              </w:r>
            </w:ins>
          </w:p>
        </w:tc>
      </w:tr>
      <w:tr w:rsidR="00047E94" w14:paraId="30A1D69E" w14:textId="77777777">
        <w:trPr>
          <w:ins w:id="320" w:author="Guo Zi Qiang Robin" w:date="2026-10-08T12:00:00Z"/>
        </w:trPr>
        <w:tc>
          <w:tcPr>
            <w:tcW w:w="2600" w:type="dxa"/>
            <w:vAlign w:val="center"/>
          </w:tcPr>
          <w:p w14:paraId="5EB33481" w14:textId="77777777" w:rsidR="00047E94" w:rsidRDefault="006D67DC">
            <w:pPr>
              <w:pStyle w:val="BodyText"/>
              <w:spacing w:before="20" w:after="20" w:line="240" w:lineRule="auto"/>
              <w:ind w:left="0"/>
              <w:jc w:val="left"/>
              <w:rPr>
                <w:ins w:id="321" w:author="Guo Zi Qiang Robin" w:date="2026-10-08T12:00:00Z"/>
              </w:rPr>
            </w:pPr>
            <w:ins w:id="322" w:author="Guo Zi Qiang Robin" w:date="2026-10-08T12:00:00Z">
              <w:r>
                <w:rPr>
                  <w:b/>
                </w:rPr>
                <w:t>Prompt Guard 2</w:t>
              </w:r>
            </w:ins>
          </w:p>
        </w:tc>
        <w:tc>
          <w:tcPr>
            <w:tcW w:w="6426" w:type="dxa"/>
            <w:vAlign w:val="center"/>
          </w:tcPr>
          <w:p w14:paraId="1BF211CE" w14:textId="77777777" w:rsidR="00047E94" w:rsidRDefault="006D67DC">
            <w:pPr>
              <w:pStyle w:val="BodyText"/>
              <w:spacing w:before="20" w:after="20" w:line="240" w:lineRule="auto"/>
              <w:ind w:left="0"/>
              <w:jc w:val="left"/>
              <w:rPr>
                <w:ins w:id="323" w:author="Guo Zi Qiang Robin" w:date="2026-10-08T12:00:00Z"/>
              </w:rPr>
            </w:pPr>
            <w:ins w:id="324" w:author="Guo Zi Qiang Robin" w:date="2026-10-08T12:00:00Z">
              <w:r>
                <w:t>Meta’s small classifier for jailbreak and prompt-attack detection (part of Purple Llama).</w:t>
              </w:r>
            </w:ins>
          </w:p>
        </w:tc>
      </w:tr>
      <w:tr w:rsidR="00047E94" w14:paraId="1771E73A" w14:textId="77777777">
        <w:trPr>
          <w:ins w:id="325" w:author="Guo Zi Qiang Robin" w:date="2026-10-08T12:00:00Z"/>
        </w:trPr>
        <w:tc>
          <w:tcPr>
            <w:tcW w:w="2600" w:type="dxa"/>
            <w:vAlign w:val="center"/>
          </w:tcPr>
          <w:p w14:paraId="4BB32983" w14:textId="77777777" w:rsidR="00047E94" w:rsidRDefault="006D67DC">
            <w:pPr>
              <w:pStyle w:val="BodyText"/>
              <w:spacing w:before="20" w:after="20" w:line="240" w:lineRule="auto"/>
              <w:ind w:left="0"/>
              <w:jc w:val="left"/>
              <w:rPr>
                <w:ins w:id="326" w:author="Guo Zi Qiang Robin" w:date="2026-10-08T12:00:00Z"/>
              </w:rPr>
            </w:pPr>
            <w:ins w:id="327" w:author="Guo Zi Qiang Robin" w:date="2026-10-08T12:00:00Z">
              <w:r>
                <w:rPr>
                  <w:b/>
                </w:rPr>
                <w:t>Purple Llama</w:t>
              </w:r>
            </w:ins>
          </w:p>
        </w:tc>
        <w:tc>
          <w:tcPr>
            <w:tcW w:w="6426" w:type="dxa"/>
            <w:vAlign w:val="center"/>
          </w:tcPr>
          <w:p w14:paraId="334C76AF" w14:textId="77777777" w:rsidR="00047E94" w:rsidRDefault="006D67DC">
            <w:pPr>
              <w:pStyle w:val="BodyText"/>
              <w:spacing w:before="20" w:after="20" w:line="240" w:lineRule="auto"/>
              <w:ind w:left="0"/>
              <w:jc w:val="left"/>
              <w:rPr>
                <w:ins w:id="328" w:author="Guo Zi Qiang Robin" w:date="2026-10-08T12:00:00Z"/>
              </w:rPr>
            </w:pPr>
            <w:ins w:id="329" w:author="Guo Zi Qiang Robin" w:date="2026-10-08T12:00:00Z">
              <w:r>
                <w:t>Meta’s umbrella project of open safety tools and evaluations.</w:t>
              </w:r>
            </w:ins>
          </w:p>
        </w:tc>
      </w:tr>
      <w:tr w:rsidR="00047E94" w14:paraId="01D52719" w14:textId="77777777">
        <w:trPr>
          <w:ins w:id="330" w:author="Guo Zi Qiang Robin" w:date="2026-10-08T12:00:00Z"/>
        </w:trPr>
        <w:tc>
          <w:tcPr>
            <w:tcW w:w="2600" w:type="dxa"/>
            <w:vAlign w:val="center"/>
          </w:tcPr>
          <w:p w14:paraId="07C052C6" w14:textId="77777777" w:rsidR="00047E94" w:rsidRDefault="006D67DC">
            <w:pPr>
              <w:pStyle w:val="BodyText"/>
              <w:spacing w:before="20" w:after="20" w:line="240" w:lineRule="auto"/>
              <w:ind w:left="0"/>
              <w:jc w:val="left"/>
              <w:rPr>
                <w:ins w:id="331" w:author="Guo Zi Qiang Robin" w:date="2026-10-08T12:00:00Z"/>
              </w:rPr>
            </w:pPr>
            <w:ins w:id="332" w:author="Guo Zi Qiang Robin" w:date="2026-10-08T12:00:00Z">
              <w:r>
                <w:rPr>
                  <w:b/>
                </w:rPr>
                <w:t>Sentinel</w:t>
              </w:r>
            </w:ins>
          </w:p>
        </w:tc>
        <w:tc>
          <w:tcPr>
            <w:tcW w:w="6426" w:type="dxa"/>
            <w:vAlign w:val="center"/>
          </w:tcPr>
          <w:p w14:paraId="783419F8" w14:textId="77777777" w:rsidR="00047E94" w:rsidRDefault="006D67DC">
            <w:pPr>
              <w:pStyle w:val="BodyText"/>
              <w:spacing w:before="20" w:after="20" w:line="240" w:lineRule="auto"/>
              <w:ind w:left="0"/>
              <w:jc w:val="left"/>
              <w:rPr>
                <w:ins w:id="333" w:author="Guo Zi Qiang Robin" w:date="2026-10-08T12:00:00Z"/>
              </w:rPr>
            </w:pPr>
            <w:ins w:id="334" w:author="Guo Zi Qiang Robin" w:date="2026-10-08T12:00:00Z">
              <w:r>
                <w:t>GovTech’s hosted guardrail service.</w:t>
              </w:r>
            </w:ins>
          </w:p>
        </w:tc>
      </w:tr>
      <w:tr w:rsidR="00047E94" w14:paraId="0B25BD99" w14:textId="77777777">
        <w:trPr>
          <w:ins w:id="335" w:author="Guo Zi Qiang Robin" w:date="2026-10-08T12:00:00Z"/>
        </w:trPr>
        <w:tc>
          <w:tcPr>
            <w:tcW w:w="2600" w:type="dxa"/>
            <w:vAlign w:val="center"/>
          </w:tcPr>
          <w:p w14:paraId="6949A20D" w14:textId="77777777" w:rsidR="00047E94" w:rsidRDefault="006D67DC">
            <w:pPr>
              <w:pStyle w:val="BodyText"/>
              <w:spacing w:before="20" w:after="20" w:line="240" w:lineRule="auto"/>
              <w:ind w:left="0"/>
              <w:jc w:val="left"/>
              <w:rPr>
                <w:ins w:id="336" w:author="Guo Zi Qiang Robin" w:date="2026-10-08T12:00:00Z"/>
              </w:rPr>
            </w:pPr>
            <w:ins w:id="337" w:author="Guo Zi Qiang Robin" w:date="2026-10-08T12:00:00Z">
              <w:r>
                <w:rPr>
                  <w:b/>
                </w:rPr>
                <w:t>SSP</w:t>
              </w:r>
            </w:ins>
          </w:p>
        </w:tc>
        <w:tc>
          <w:tcPr>
            <w:tcW w:w="6426" w:type="dxa"/>
            <w:vAlign w:val="center"/>
          </w:tcPr>
          <w:p w14:paraId="48DAC0DD" w14:textId="77777777" w:rsidR="00047E94" w:rsidRDefault="006D67DC">
            <w:pPr>
              <w:pStyle w:val="BodyText"/>
              <w:spacing w:before="20" w:after="20" w:line="240" w:lineRule="auto"/>
              <w:ind w:left="0"/>
              <w:jc w:val="left"/>
              <w:rPr>
                <w:ins w:id="338" w:author="Guo Zi Qiang Robin" w:date="2026-10-08T12:00:00Z"/>
              </w:rPr>
            </w:pPr>
            <w:ins w:id="339" w:author="Guo Zi Qiang Robin" w:date="2026-10-08T12:00:00Z">
              <w:r>
                <w:t>The Singapore Government’s System Security Plan control catalogue, published by GovTech.</w:t>
              </w:r>
            </w:ins>
          </w:p>
        </w:tc>
      </w:tr>
      <w:tr w:rsidR="00047E94" w14:paraId="38E5B307" w14:textId="77777777">
        <w:trPr>
          <w:ins w:id="340" w:author="Guo Zi Qiang Robin" w:date="2026-10-08T12:00:00Z"/>
        </w:trPr>
        <w:tc>
          <w:tcPr>
            <w:tcW w:w="2600" w:type="dxa"/>
            <w:vAlign w:val="center"/>
          </w:tcPr>
          <w:p w14:paraId="41E74BDB" w14:textId="77777777" w:rsidR="00047E94" w:rsidRDefault="006D67DC">
            <w:pPr>
              <w:pStyle w:val="BodyText"/>
              <w:spacing w:before="20" w:after="20" w:line="240" w:lineRule="auto"/>
              <w:ind w:left="0"/>
              <w:jc w:val="left"/>
              <w:rPr>
                <w:ins w:id="341" w:author="Guo Zi Qiang Robin" w:date="2026-10-08T12:00:00Z"/>
              </w:rPr>
            </w:pPr>
            <w:ins w:id="342" w:author="Guo Zi Qiang Robin" w:date="2026-10-08T12:00:00Z">
              <w:r>
                <w:rPr>
                  <w:b/>
                </w:rPr>
                <w:t>STIX</w:t>
              </w:r>
            </w:ins>
          </w:p>
        </w:tc>
        <w:tc>
          <w:tcPr>
            <w:tcW w:w="6426" w:type="dxa"/>
            <w:vAlign w:val="center"/>
          </w:tcPr>
          <w:p w14:paraId="6155F004" w14:textId="77777777" w:rsidR="00047E94" w:rsidRDefault="006D67DC">
            <w:pPr>
              <w:pStyle w:val="BodyText"/>
              <w:spacing w:before="20" w:after="20" w:line="240" w:lineRule="auto"/>
              <w:ind w:left="0"/>
              <w:jc w:val="left"/>
              <w:rPr>
                <w:ins w:id="343" w:author="Guo Zi Qiang Robin" w:date="2026-10-08T12:00:00Z"/>
              </w:rPr>
            </w:pPr>
            <w:ins w:id="344" w:author="Guo Zi Qiang Robin" w:date="2026-10-08T12:00:00Z">
              <w:r>
                <w:t>Structured Threat Information Expression: a standard data format for threat knowledge.</w:t>
              </w:r>
            </w:ins>
          </w:p>
        </w:tc>
      </w:tr>
      <w:tr w:rsidR="00047E94" w14:paraId="29A6CEA6" w14:textId="77777777">
        <w:trPr>
          <w:ins w:id="345" w:author="Guo Zi Qiang Robin" w:date="2026-10-08T12:00:00Z"/>
        </w:trPr>
        <w:tc>
          <w:tcPr>
            <w:tcW w:w="2600" w:type="dxa"/>
            <w:vAlign w:val="center"/>
          </w:tcPr>
          <w:p w14:paraId="5F11EAC2" w14:textId="77777777" w:rsidR="00047E94" w:rsidRDefault="006D67DC">
            <w:pPr>
              <w:pStyle w:val="BodyText"/>
              <w:spacing w:before="20" w:after="20" w:line="240" w:lineRule="auto"/>
              <w:ind w:left="0"/>
              <w:jc w:val="left"/>
              <w:rPr>
                <w:ins w:id="346" w:author="Guo Zi Qiang Robin" w:date="2026-10-08T12:00:00Z"/>
              </w:rPr>
            </w:pPr>
            <w:ins w:id="347" w:author="Guo Zi Qiang Robin" w:date="2026-10-08T12:00:00Z">
              <w:r>
                <w:rPr>
                  <w:b/>
                </w:rPr>
                <w:t>Test bench (Guardrail Evaluation Test Bench)</w:t>
              </w:r>
            </w:ins>
          </w:p>
        </w:tc>
        <w:tc>
          <w:tcPr>
            <w:tcW w:w="6426" w:type="dxa"/>
            <w:vAlign w:val="center"/>
          </w:tcPr>
          <w:p w14:paraId="4D67FECD" w14:textId="77777777" w:rsidR="00047E94" w:rsidRDefault="006D67DC">
            <w:pPr>
              <w:pStyle w:val="BodyText"/>
              <w:spacing w:before="20" w:after="20" w:line="240" w:lineRule="auto"/>
              <w:ind w:left="0"/>
              <w:jc w:val="left"/>
              <w:rPr>
                <w:ins w:id="348" w:author="Guo Zi Qiang Robin" w:date="2026-10-08T12:00:00Z"/>
              </w:rPr>
            </w:pPr>
            <w:ins w:id="349" w:author="Guo Zi Qiang Robin" w:date="2026-10-08T12:00:00Z">
              <w:r>
                <w:t>The set-up that scores each guardrail in the comparison on the same labelled inputs.</w:t>
              </w:r>
            </w:ins>
          </w:p>
        </w:tc>
      </w:tr>
      <w:tr w:rsidR="00047E94" w14:paraId="5FE98B01" w14:textId="77777777">
        <w:trPr>
          <w:ins w:id="350" w:author="Guo Zi Qiang Robin" w:date="2026-10-08T12:00:00Z"/>
        </w:trPr>
        <w:tc>
          <w:tcPr>
            <w:tcW w:w="2600" w:type="dxa"/>
            <w:vAlign w:val="center"/>
          </w:tcPr>
          <w:p w14:paraId="7F52776A" w14:textId="77777777" w:rsidR="00047E94" w:rsidRDefault="006D67DC">
            <w:pPr>
              <w:pStyle w:val="BodyText"/>
              <w:spacing w:before="20" w:after="20" w:line="240" w:lineRule="auto"/>
              <w:ind w:left="0"/>
              <w:jc w:val="left"/>
              <w:rPr>
                <w:ins w:id="351" w:author="Guo Zi Qiang Robin" w:date="2026-10-08T12:00:00Z"/>
              </w:rPr>
            </w:pPr>
            <w:ins w:id="352" w:author="Guo Zi Qiang Robin" w:date="2026-10-08T12:00:00Z">
              <w:r>
                <w:rPr>
                  <w:b/>
                </w:rPr>
                <w:t>Tier 1 / Tier 2</w:t>
              </w:r>
            </w:ins>
          </w:p>
        </w:tc>
        <w:tc>
          <w:tcPr>
            <w:tcW w:w="6426" w:type="dxa"/>
            <w:vAlign w:val="center"/>
          </w:tcPr>
          <w:p w14:paraId="19BC17CB" w14:textId="77777777" w:rsidR="00047E94" w:rsidRDefault="006D67DC">
            <w:pPr>
              <w:pStyle w:val="BodyText"/>
              <w:spacing w:before="20" w:after="20" w:line="240" w:lineRule="auto"/>
              <w:ind w:left="0"/>
              <w:jc w:val="left"/>
              <w:rPr>
                <w:ins w:id="353" w:author="Guo Zi Qiang Robin" w:date="2026-10-08T12:00:00Z"/>
              </w:rPr>
            </w:pPr>
            <w:ins w:id="354" w:author="Guo Zi Qiang Robin" w:date="2026-10-08T12:00:00Z">
              <w:r>
                <w:t>Tier 1: the first proposed comparison (harmful-content classification of user prompts; jailbreak / prompt-attack detection). Tier 2: all other guardrail functions, under investigation, each for a stated reason.</w:t>
              </w:r>
            </w:ins>
          </w:p>
        </w:tc>
      </w:tr>
    </w:tbl>
    <w:p w14:paraId="1D86916A" w14:textId="77777777" w:rsidR="00047E94" w:rsidRDefault="00047E94">
      <w:pPr>
        <w:pStyle w:val="BodyText"/>
        <w:rPr>
          <w:ins w:id="355" w:author="Guo Zi Qiang Robin" w:date="2026-10-08T12:00:00Z"/>
        </w:rPr>
      </w:pPr>
    </w:p>
    <w:p w14:paraId="4E854023" w14:textId="77777777" w:rsidR="00047E94" w:rsidRDefault="006D67DC">
      <w:pPr>
        <w:pStyle w:val="BodyText"/>
        <w:rPr>
          <w:ins w:id="356" w:author="Guo Zi Qiang Robin" w:date="2026-10-08T12:00:00Z"/>
        </w:rPr>
      </w:pPr>
      <w:ins w:id="357" w:author="Guo Zi Qiang Robin" w:date="2026-10-08T12:00:00Z">
        <w:r>
          <w:br w:type="page"/>
        </w:r>
      </w:ins>
    </w:p>
    <w:p w14:paraId="000F234F" w14:textId="0E8BF44E" w:rsidR="009837C3" w:rsidRPr="009837C3" w:rsidRDefault="009837C3" w:rsidP="009837C3">
      <w:pPr>
        <w:pStyle w:val="BodyText"/>
        <w:spacing w:after="160"/>
        <w:ind w:left="720" w:hanging="720"/>
        <w:rPr>
          <w:b/>
          <w:bCs/>
        </w:rPr>
      </w:pPr>
      <w:r>
        <w:rPr>
          <w:b/>
          <w:bCs/>
        </w:rPr>
        <w:lastRenderedPageBreak/>
        <w:tab/>
      </w:r>
      <w:r w:rsidRPr="009837C3">
        <w:rPr>
          <w:b/>
          <w:bCs/>
        </w:rPr>
        <w:t>Annex D: References</w:t>
      </w:r>
    </w:p>
    <w:p w14:paraId="5FCA2B12" w14:textId="6D37FEA6" w:rsidR="009837C3" w:rsidRDefault="006F0B12" w:rsidP="009837C3">
      <w:pPr>
        <w:pStyle w:val="BodyText"/>
        <w:spacing w:after="160"/>
        <w:ind w:left="720" w:hanging="720"/>
      </w:pPr>
      <w:r>
        <w:t>s</w:t>
      </w:r>
    </w:p>
    <w:p w14:paraId="69E3332B" w14:textId="77777777" w:rsidR="009837C3" w:rsidRDefault="009837C3" w:rsidP="009837C3">
      <w:pPr>
        <w:pStyle w:val="BodyText"/>
        <w:spacing w:after="160"/>
        <w:ind w:left="720" w:hanging="720"/>
      </w:pPr>
      <w:r>
        <w:t>Government Technology Agency. (n.d.-a). Litmus. Retrieved October 8, 2026, from https://www.developer.tech.gov.sg/products/categories/cybersecurity/litmus</w:t>
      </w:r>
    </w:p>
    <w:p w14:paraId="4C2EFA19" w14:textId="77777777" w:rsidR="009837C3" w:rsidRDefault="009837C3" w:rsidP="009837C3">
      <w:pPr>
        <w:pStyle w:val="BodyText"/>
        <w:spacing w:after="160"/>
        <w:ind w:left="720" w:hanging="720"/>
      </w:pPr>
      <w:r>
        <w:t>Government Technology Agency. (n.d.-b). Sentinel. Retrieved October 8, 2026, from https://www.developer.tech.gov.sg/products/categories/cybersecurity/sentinel</w:t>
      </w:r>
    </w:p>
    <w:p w14:paraId="413D6620" w14:textId="77777777" w:rsidR="009837C3" w:rsidRDefault="009837C3" w:rsidP="009837C3">
      <w:pPr>
        <w:pStyle w:val="BodyText"/>
        <w:spacing w:after="160"/>
        <w:ind w:left="720" w:hanging="720"/>
      </w:pPr>
      <w:r>
        <w:t>Government Technology Agency. (2025). System Security Plan (SSP). https://info.standards.tech.gov.sg/ssp/</w:t>
      </w:r>
    </w:p>
    <w:p w14:paraId="6B83B9AE" w14:textId="77777777" w:rsidR="009837C3" w:rsidRDefault="009837C3" w:rsidP="009837C3">
      <w:pPr>
        <w:pStyle w:val="BodyText"/>
        <w:spacing w:after="160"/>
        <w:ind w:left="720" w:hanging="720"/>
      </w:pPr>
      <w:r>
        <w:t>Inan, H., Upasani, K., Chi, J., Rungta, R., Iyer, K., Mao, Y., Tontchev, M., Hu, Q., Fuller, B., Testuggine, D., &amp; Khabsa, M. (2023). Llama Guard: LLM-based input-output safeguard for human-AI conversations (arXiv:2312.06674). arXiv. https://doi.org/10.48550/arXiv.2312.06674</w:t>
      </w:r>
    </w:p>
    <w:p w14:paraId="3777432B" w14:textId="77777777" w:rsidR="009837C3" w:rsidRDefault="009837C3" w:rsidP="009837C3">
      <w:pPr>
        <w:pStyle w:val="BodyText"/>
        <w:spacing w:after="160"/>
        <w:ind w:left="720" w:hanging="720"/>
      </w:pPr>
      <w:r>
        <w:t>Meta. (2025). Llama Guard 4 [Model card and prompt format]. Retrieved October 8, 2026, from https://developer.meta.com/ai/docs/model-cards-and-prompt-formats/llama-guard-4/</w:t>
      </w:r>
    </w:p>
    <w:p w14:paraId="7558A54E" w14:textId="77777777" w:rsidR="009837C3" w:rsidRDefault="009837C3" w:rsidP="009837C3">
      <w:pPr>
        <w:pStyle w:val="BodyText"/>
        <w:spacing w:after="160"/>
        <w:ind w:left="720" w:hanging="720"/>
      </w:pPr>
      <w:r>
        <w:t>Meta AI. (2023, December 7). Announcing Purple Llama: Towards open trust and safety in the new world of generative AI. https://ai.meta.com/blog/purple-llama-open-trust-safety-generative-ai/</w:t>
      </w:r>
    </w:p>
    <w:p w14:paraId="64CA959F" w14:textId="77777777" w:rsidR="009837C3" w:rsidRDefault="009837C3" w:rsidP="009837C3">
      <w:pPr>
        <w:pStyle w:val="BodyText"/>
        <w:spacing w:after="160"/>
        <w:ind w:left="720" w:hanging="720"/>
      </w:pPr>
      <w:r>
        <w:t>The MITRE Corporation. (n.d.-a). MITRE ATLAS: Adversarial Threat Landscape for Artificial-Intelligence Systems. Retrieved October 8, 2026, from https://atlas.mitre.org/</w:t>
      </w:r>
    </w:p>
    <w:p w14:paraId="4ADAF15E" w14:textId="77777777" w:rsidR="009837C3" w:rsidRDefault="009837C3" w:rsidP="009837C3">
      <w:pPr>
        <w:pStyle w:val="BodyText"/>
        <w:spacing w:after="160"/>
        <w:ind w:left="720" w:hanging="720"/>
      </w:pPr>
      <w:r>
        <w:t>The MITRE Corporation. (n.d.-b). MITRE ATT&amp;CK. Retrieved October 8, 2026, from https://attack.mitre.org/</w:t>
      </w:r>
    </w:p>
    <w:p w14:paraId="4C6A7F9C" w14:textId="77777777" w:rsidR="009837C3" w:rsidRDefault="009837C3" w:rsidP="009837C3">
      <w:pPr>
        <w:pStyle w:val="BodyText"/>
        <w:spacing w:after="160"/>
        <w:ind w:left="720" w:hanging="720"/>
      </w:pPr>
      <w:r>
        <w:t>Rebedea, T., Dinu, R., Sreedhar, M., Parisien, C., &amp; Cohen, J. (2023). NeMo Guardrails: A toolkit for controllable and safe LLM applications with programmable rails. In Proceedings of the 2023 Conference on Empirical Methods in Natural Language Processing: System Demonstrations (pp. 431–445). Association for Computational Linguistics. https://doi.org/10.18653/v1/2023.emnlp-demo.40</w:t>
      </w:r>
    </w:p>
    <w:p w14:paraId="442D4EAD" w14:textId="2CAE630F" w:rsidR="00047E94" w:rsidRDefault="009837C3" w:rsidP="009837C3">
      <w:pPr>
        <w:pStyle w:val="BodyText"/>
        <w:spacing w:after="160"/>
        <w:ind w:left="720" w:hanging="720"/>
        <w:jc w:val="left"/>
        <w:rPr>
          <w:ins w:id="358" w:author="Guo Zi Qiang Robin" w:date="2026-10-08T12:00:00Z"/>
        </w:rPr>
      </w:pPr>
      <w:r>
        <w:t>Tan, L., Chua, G., Ge, Z., &amp; Lee, R. K.-W. (2025). LionGuard 2: Building lightweight, data-efficient and localised multilingual content moderators. In Proceedings of the 2025 Conference on Empirical Methods in Natural Language Processing: System Demonstrations (pp. 264–285). Association for Computational Linguistics. https://aclanthology.org/2025.emnlp-demos.20/</w:t>
      </w:r>
    </w:p>
    <w:sectPr w:rsidR="00047E94" w:rsidSect="00054A33">
      <w:headerReference w:type="default" r:id="rId15"/>
      <w:footerReference w:type="default" r:id="rId16"/>
      <w:pgSz w:w="11906" w:h="16838"/>
      <w:pgMar w:top="1560" w:right="1440" w:bottom="156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83F17" w14:textId="77777777" w:rsidR="006D67DC" w:rsidRDefault="006D67DC" w:rsidP="006E7489">
      <w:r>
        <w:separator/>
      </w:r>
    </w:p>
  </w:endnote>
  <w:endnote w:type="continuationSeparator" w:id="0">
    <w:p w14:paraId="7E27892B" w14:textId="77777777" w:rsidR="006D67DC" w:rsidRDefault="006D67DC" w:rsidP="006E7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87BA3" w14:textId="4CF8CC3A" w:rsidR="00B94E13" w:rsidRPr="008F2958" w:rsidRDefault="660D2A7E" w:rsidP="660D2A7E">
    <w:pPr>
      <w:pStyle w:val="Footer"/>
      <w:pBdr>
        <w:top w:val="thinThickSmallGap" w:sz="24" w:space="6" w:color="622423" w:themeColor="accent2" w:themeShade="7F"/>
      </w:pBdr>
      <w:tabs>
        <w:tab w:val="clear" w:pos="9026"/>
        <w:tab w:val="right" w:pos="9027"/>
        <w:tab w:val="right" w:pos="13718"/>
      </w:tabs>
      <w:rPr>
        <w:rFonts w:asciiTheme="majorHAnsi" w:hAnsiTheme="majorHAnsi"/>
      </w:rPr>
    </w:pPr>
    <w:r w:rsidRPr="660D2A7E">
      <w:rPr>
        <w:rFonts w:asciiTheme="majorHAnsi" w:eastAsiaTheme="majorEastAsia" w:hAnsiTheme="majorHAnsi" w:cstheme="majorBidi"/>
        <w:noProof/>
        <w:sz w:val="16"/>
        <w:szCs w:val="16"/>
        <w:lang w:eastAsia="zh-SG"/>
      </w:rPr>
      <w:t>AAI4001 Capstone Project - Form B; R2021-01</w:t>
    </w:r>
    <w:r w:rsidR="00FE6791">
      <w:tab/>
    </w:r>
    <w:r w:rsidR="00FE6791">
      <w:tab/>
    </w:r>
    <w:r w:rsidRPr="660D2A7E">
      <w:rPr>
        <w:rFonts w:asciiTheme="majorHAnsi" w:eastAsiaTheme="majorEastAsia" w:hAnsiTheme="majorHAnsi" w:cstheme="majorBidi"/>
        <w:sz w:val="16"/>
        <w:szCs w:val="16"/>
      </w:rPr>
      <w:t xml:space="preserve">Page </w:t>
    </w:r>
    <w:r w:rsidR="00FE6791" w:rsidRPr="660D2A7E">
      <w:rPr>
        <w:rFonts w:asciiTheme="majorHAnsi" w:eastAsiaTheme="majorEastAsia" w:hAnsiTheme="majorHAnsi" w:cstheme="majorBidi"/>
        <w:noProof/>
        <w:sz w:val="16"/>
        <w:szCs w:val="16"/>
      </w:rPr>
      <w:fldChar w:fldCharType="begin"/>
    </w:r>
    <w:r w:rsidR="00FE6791" w:rsidRPr="660D2A7E">
      <w:rPr>
        <w:rFonts w:asciiTheme="majorHAnsi" w:hAnsiTheme="majorHAnsi"/>
        <w:sz w:val="16"/>
        <w:szCs w:val="16"/>
      </w:rPr>
      <w:instrText xml:space="preserve"> PAGE   \* MERGEFORMAT </w:instrText>
    </w:r>
    <w:r w:rsidR="00FE6791" w:rsidRPr="660D2A7E">
      <w:rPr>
        <w:rFonts w:asciiTheme="majorHAnsi" w:hAnsiTheme="majorHAnsi"/>
        <w:sz w:val="16"/>
        <w:szCs w:val="16"/>
      </w:rPr>
      <w:fldChar w:fldCharType="separate"/>
    </w:r>
    <w:r w:rsidRPr="660D2A7E">
      <w:rPr>
        <w:rFonts w:asciiTheme="majorHAnsi" w:eastAsiaTheme="majorEastAsia" w:hAnsiTheme="majorHAnsi" w:cstheme="majorBidi"/>
        <w:noProof/>
        <w:sz w:val="16"/>
        <w:szCs w:val="16"/>
      </w:rPr>
      <w:t>3</w:t>
    </w:r>
    <w:r w:rsidR="00FE6791" w:rsidRPr="660D2A7E">
      <w:rPr>
        <w:rFonts w:asciiTheme="majorHAnsi" w:eastAsiaTheme="majorEastAsia" w:hAnsiTheme="majorHAnsi" w:cstheme="majorBidi"/>
        <w:noProof/>
        <w:sz w:val="16"/>
        <w:szCs w:val="16"/>
      </w:rPr>
      <w:fldChar w:fldCharType="end"/>
    </w:r>
    <w:r w:rsidRPr="660D2A7E">
      <w:rPr>
        <w:rFonts w:asciiTheme="majorHAnsi" w:eastAsiaTheme="majorEastAsia" w:hAnsiTheme="majorHAnsi" w:cstheme="majorBidi"/>
        <w:noProof/>
        <w:sz w:val="16"/>
        <w:szCs w:val="16"/>
      </w:rPr>
      <w:t xml:space="preserve"> of </w:t>
    </w:r>
    <w:r w:rsidR="00FE6791" w:rsidRPr="660D2A7E">
      <w:rPr>
        <w:rFonts w:asciiTheme="majorHAnsi" w:eastAsiaTheme="majorEastAsia" w:hAnsiTheme="majorHAnsi" w:cstheme="majorBidi"/>
        <w:noProof/>
        <w:sz w:val="16"/>
        <w:szCs w:val="16"/>
      </w:rPr>
      <w:fldChar w:fldCharType="begin"/>
    </w:r>
    <w:r w:rsidR="00FE6791" w:rsidRPr="660D2A7E">
      <w:rPr>
        <w:rFonts w:asciiTheme="majorHAnsi" w:eastAsiaTheme="majorEastAsia" w:hAnsiTheme="majorHAnsi" w:cstheme="majorBidi"/>
        <w:noProof/>
        <w:sz w:val="16"/>
        <w:szCs w:val="16"/>
      </w:rPr>
      <w:instrText xml:space="preserve"> SECTIONPAGES  \* Arabic  \* MERGEFORMAT </w:instrText>
    </w:r>
    <w:r w:rsidR="00FE6791" w:rsidRPr="660D2A7E">
      <w:rPr>
        <w:rFonts w:asciiTheme="majorHAnsi" w:eastAsiaTheme="majorEastAsia" w:hAnsiTheme="majorHAnsi" w:cstheme="majorBidi"/>
        <w:noProof/>
        <w:sz w:val="16"/>
        <w:szCs w:val="16"/>
      </w:rPr>
      <w:fldChar w:fldCharType="separate"/>
    </w:r>
    <w:r w:rsidR="00E4223C">
      <w:rPr>
        <w:rFonts w:asciiTheme="majorHAnsi" w:eastAsiaTheme="majorEastAsia" w:hAnsiTheme="majorHAnsi" w:cstheme="majorBidi"/>
        <w:noProof/>
        <w:sz w:val="16"/>
        <w:szCs w:val="16"/>
      </w:rPr>
      <w:t>14</w:t>
    </w:r>
    <w:r w:rsidR="00FE6791" w:rsidRPr="660D2A7E">
      <w:rPr>
        <w:rFonts w:asciiTheme="majorHAnsi" w:eastAsiaTheme="majorEastAsia" w:hAnsiTheme="majorHAnsi" w:cstheme="majorBidi"/>
        <w:noProof/>
        <w:sz w:val="16"/>
        <w:szCs w:val="16"/>
      </w:rPr>
      <w:fldChar w:fldCharType="end"/>
    </w:r>
  </w:p>
  <w:p w14:paraId="395C0E08" w14:textId="77777777" w:rsidR="00B94E13" w:rsidRPr="003B0317" w:rsidRDefault="00B94E13" w:rsidP="00FE6791">
    <w:pPr>
      <w:pStyle w:val="Footer"/>
      <w:pBdr>
        <w:top w:val="thinThickSmallGap" w:sz="24" w:space="6" w:color="622423" w:themeColor="accent2" w:themeShade="7F"/>
      </w:pBdr>
      <w:tabs>
        <w:tab w:val="clear" w:pos="9026"/>
        <w:tab w:val="right" w:pos="9027"/>
      </w:tabs>
      <w:rPr>
        <w:rFonts w:asciiTheme="majorHAnsi" w:eastAsiaTheme="majorEastAsia" w:hAnsiTheme="majorHAnsi" w:cstheme="majorBidi"/>
        <w:sz w:val="16"/>
        <w:lang w:eastAsia="zh-SG"/>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188B5" w14:textId="77777777" w:rsidR="006D67DC" w:rsidRDefault="006D67DC" w:rsidP="006E7489">
      <w:r>
        <w:separator/>
      </w:r>
    </w:p>
  </w:footnote>
  <w:footnote w:type="continuationSeparator" w:id="0">
    <w:p w14:paraId="08F882F5" w14:textId="77777777" w:rsidR="006D67DC" w:rsidRDefault="006D67DC" w:rsidP="006E7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D188E" w14:textId="77777777" w:rsidR="00B94E13" w:rsidRDefault="00B94E13" w:rsidP="00FE6791">
    <w:pPr>
      <w:pStyle w:val="Header"/>
      <w:tabs>
        <w:tab w:val="clear" w:pos="9026"/>
        <w:tab w:val="right" w:pos="9027"/>
      </w:tabs>
    </w:pPr>
    <w:r>
      <w:tab/>
    </w:r>
    <w:r>
      <w:tab/>
    </w:r>
    <w:r>
      <w:rPr>
        <w:rFonts w:ascii="Calibri" w:hAnsi="Calibri"/>
        <w:noProof/>
        <w:color w:val="1F497D"/>
        <w:sz w:val="20"/>
        <w:szCs w:val="20"/>
        <w:lang w:eastAsia="en-SG"/>
      </w:rPr>
      <w:drawing>
        <wp:inline distT="0" distB="0" distL="0" distR="0" wp14:anchorId="1D3BDA3D" wp14:editId="1C302104">
          <wp:extent cx="914400" cy="454395"/>
          <wp:effectExtent l="0" t="0" r="0" b="3175"/>
          <wp:docPr id="7" name="Picture 7" descr="cid:image001.jpg@01CD18BD.6152BB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jpg@01CD18BD.6152BBF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914400" cy="45439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2479"/>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 w15:restartNumberingAfterBreak="0">
    <w:nsid w:val="1156350C"/>
    <w:multiLevelType w:val="hybridMultilevel"/>
    <w:tmpl w:val="B42CA0C0"/>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2" w15:restartNumberingAfterBreak="0">
    <w:nsid w:val="14D304AF"/>
    <w:multiLevelType w:val="hybridMultilevel"/>
    <w:tmpl w:val="D786E6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6660470"/>
    <w:multiLevelType w:val="hybridMultilevel"/>
    <w:tmpl w:val="BEE29C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76F4483"/>
    <w:multiLevelType w:val="hybridMultilevel"/>
    <w:tmpl w:val="1A023C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7AB2AD3"/>
    <w:multiLevelType w:val="hybridMultilevel"/>
    <w:tmpl w:val="357C4F96"/>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6" w15:restartNumberingAfterBreak="0">
    <w:nsid w:val="23C20FBA"/>
    <w:multiLevelType w:val="hybridMultilevel"/>
    <w:tmpl w:val="19CAE2BC"/>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7" w15:restartNumberingAfterBreak="0">
    <w:nsid w:val="2C711AC7"/>
    <w:multiLevelType w:val="hybridMultilevel"/>
    <w:tmpl w:val="FA86957E"/>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8" w15:restartNumberingAfterBreak="0">
    <w:nsid w:val="30501E0B"/>
    <w:multiLevelType w:val="hybridMultilevel"/>
    <w:tmpl w:val="83A2476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9" w15:restartNumberingAfterBreak="0">
    <w:nsid w:val="39291CB5"/>
    <w:multiLevelType w:val="hybridMultilevel"/>
    <w:tmpl w:val="819CB19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39FD4FF2"/>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1" w15:restartNumberingAfterBreak="0">
    <w:nsid w:val="3CB53AFA"/>
    <w:multiLevelType w:val="hybridMultilevel"/>
    <w:tmpl w:val="7B2CBB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40E83E79"/>
    <w:multiLevelType w:val="hybridMultilevel"/>
    <w:tmpl w:val="DBEC697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41C44B55"/>
    <w:multiLevelType w:val="hybridMultilevel"/>
    <w:tmpl w:val="8D5C71AC"/>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14" w15:restartNumberingAfterBreak="0">
    <w:nsid w:val="45C55717"/>
    <w:multiLevelType w:val="hybridMultilevel"/>
    <w:tmpl w:val="9938736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470004AE"/>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6" w15:restartNumberingAfterBreak="0">
    <w:nsid w:val="4B746929"/>
    <w:multiLevelType w:val="hybridMultilevel"/>
    <w:tmpl w:val="175454B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7" w15:restartNumberingAfterBreak="0">
    <w:nsid w:val="4C384E9E"/>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18" w15:restartNumberingAfterBreak="0">
    <w:nsid w:val="4F2E6998"/>
    <w:multiLevelType w:val="hybridMultilevel"/>
    <w:tmpl w:val="4E86F74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562C2050"/>
    <w:multiLevelType w:val="hybridMultilevel"/>
    <w:tmpl w:val="B408190C"/>
    <w:lvl w:ilvl="0" w:tplc="48090017">
      <w:start w:val="1"/>
      <w:numFmt w:val="lowerLetter"/>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20" w15:restartNumberingAfterBreak="0">
    <w:nsid w:val="5856297E"/>
    <w:multiLevelType w:val="hybridMultilevel"/>
    <w:tmpl w:val="2182051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5ED7223A"/>
    <w:multiLevelType w:val="hybridMultilevel"/>
    <w:tmpl w:val="73829B34"/>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2" w15:restartNumberingAfterBreak="0">
    <w:nsid w:val="5EFA77AF"/>
    <w:multiLevelType w:val="hybridMultilevel"/>
    <w:tmpl w:val="B2C0E40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642109BF"/>
    <w:multiLevelType w:val="hybridMultilevel"/>
    <w:tmpl w:val="2C5A048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4" w15:restartNumberingAfterBreak="0">
    <w:nsid w:val="673C4304"/>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5" w15:restartNumberingAfterBreak="0">
    <w:nsid w:val="6ACD1596"/>
    <w:multiLevelType w:val="multilevel"/>
    <w:tmpl w:val="7BE2056C"/>
    <w:lvl w:ilvl="0">
      <w:start w:val="1"/>
      <w:numFmt w:val="upperLetter"/>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6" w15:restartNumberingAfterBreak="0">
    <w:nsid w:val="6D4E18E9"/>
    <w:multiLevelType w:val="multilevel"/>
    <w:tmpl w:val="5AEA148A"/>
    <w:lvl w:ilvl="0">
      <w:start w:val="1"/>
      <w:numFmt w:val="decimal"/>
      <w:lvlText w:val="%1."/>
      <w:lvlJc w:val="left"/>
      <w:pPr>
        <w:ind w:left="408" w:hanging="408"/>
      </w:pPr>
      <w:rPr>
        <w:rFonts w:hint="default"/>
      </w:rPr>
    </w:lvl>
    <w:lvl w:ilvl="1">
      <w:start w:val="1"/>
      <w:numFmt w:val="decimal"/>
      <w:lvlText w:val="%1.%2"/>
      <w:lvlJc w:val="left"/>
      <w:pPr>
        <w:ind w:left="408" w:hanging="408"/>
      </w:pPr>
      <w:rPr>
        <w:rFonts w:hint="default"/>
      </w:rPr>
    </w:lvl>
    <w:lvl w:ilvl="2">
      <w:start w:val="1"/>
      <w:numFmt w:val="decimal"/>
      <w:lvlText w:val="%1.%2.%3"/>
      <w:lvlJc w:val="left"/>
      <w:pPr>
        <w:ind w:left="408" w:hanging="408"/>
      </w:pPr>
      <w:rPr>
        <w:rFonts w:hint="default"/>
      </w:rPr>
    </w:lvl>
    <w:lvl w:ilvl="3">
      <w:start w:val="1"/>
      <w:numFmt w:val="decimal"/>
      <w:lvlText w:val="%1.%2.%3.%4"/>
      <w:lvlJc w:val="left"/>
      <w:pPr>
        <w:ind w:left="408" w:hanging="408"/>
      </w:pPr>
      <w:rPr>
        <w:rFonts w:hint="default"/>
      </w:rPr>
    </w:lvl>
    <w:lvl w:ilvl="4">
      <w:start w:val="1"/>
      <w:numFmt w:val="decimal"/>
      <w:lvlText w:val="%1.%2.%3.%4.%5"/>
      <w:lvlJc w:val="left"/>
      <w:pPr>
        <w:ind w:left="408" w:hanging="408"/>
      </w:pPr>
      <w:rPr>
        <w:rFonts w:hint="default"/>
      </w:rPr>
    </w:lvl>
    <w:lvl w:ilvl="5">
      <w:start w:val="1"/>
      <w:numFmt w:val="decimal"/>
      <w:lvlText w:val="%1.%2.%3.%4.%5.%6"/>
      <w:lvlJc w:val="left"/>
      <w:pPr>
        <w:ind w:left="408" w:hanging="408"/>
      </w:pPr>
      <w:rPr>
        <w:rFonts w:hint="default"/>
      </w:rPr>
    </w:lvl>
    <w:lvl w:ilvl="6">
      <w:start w:val="1"/>
      <w:numFmt w:val="decimal"/>
      <w:lvlText w:val="%1.%2.%3.%4.%5.%6.%7"/>
      <w:lvlJc w:val="left"/>
      <w:pPr>
        <w:ind w:left="408" w:hanging="408"/>
      </w:pPr>
      <w:rPr>
        <w:rFonts w:hint="default"/>
      </w:rPr>
    </w:lvl>
    <w:lvl w:ilvl="7">
      <w:start w:val="1"/>
      <w:numFmt w:val="decimal"/>
      <w:lvlText w:val="%1.%2.%3.%4.%5.%6.%7.%8"/>
      <w:lvlJc w:val="left"/>
      <w:pPr>
        <w:ind w:left="408" w:hanging="408"/>
      </w:pPr>
      <w:rPr>
        <w:rFonts w:hint="default"/>
      </w:rPr>
    </w:lvl>
    <w:lvl w:ilvl="8">
      <w:start w:val="1"/>
      <w:numFmt w:val="decimal"/>
      <w:lvlText w:val="%1.%2.%3.%4.%5.%6.%7.%8.%9"/>
      <w:lvlJc w:val="left"/>
      <w:pPr>
        <w:ind w:left="408" w:hanging="408"/>
      </w:pPr>
      <w:rPr>
        <w:rFonts w:hint="default"/>
      </w:rPr>
    </w:lvl>
  </w:abstractNum>
  <w:abstractNum w:abstractNumId="27" w15:restartNumberingAfterBreak="0">
    <w:nsid w:val="6DC2708F"/>
    <w:multiLevelType w:val="hybridMultilevel"/>
    <w:tmpl w:val="F3E6797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8" w15:restartNumberingAfterBreak="0">
    <w:nsid w:val="6E120A48"/>
    <w:multiLevelType w:val="hybridMultilevel"/>
    <w:tmpl w:val="1DB40998"/>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29" w15:restartNumberingAfterBreak="0">
    <w:nsid w:val="70EA0007"/>
    <w:multiLevelType w:val="hybridMultilevel"/>
    <w:tmpl w:val="665EC3DE"/>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abstractNum w:abstractNumId="30" w15:restartNumberingAfterBreak="0">
    <w:nsid w:val="75B742D4"/>
    <w:multiLevelType w:val="hybridMultilevel"/>
    <w:tmpl w:val="19CAE2BC"/>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31" w15:restartNumberingAfterBreak="0">
    <w:nsid w:val="78564492"/>
    <w:multiLevelType w:val="hybridMultilevel"/>
    <w:tmpl w:val="AE3EEF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2" w15:restartNumberingAfterBreak="0">
    <w:nsid w:val="7A96319F"/>
    <w:multiLevelType w:val="hybridMultilevel"/>
    <w:tmpl w:val="CF023246"/>
    <w:lvl w:ilvl="0" w:tplc="4809000F">
      <w:start w:val="1"/>
      <w:numFmt w:val="decimal"/>
      <w:lvlText w:val="%1."/>
      <w:lvlJc w:val="left"/>
      <w:pPr>
        <w:ind w:left="1128" w:hanging="360"/>
      </w:pPr>
    </w:lvl>
    <w:lvl w:ilvl="1" w:tplc="48090019" w:tentative="1">
      <w:start w:val="1"/>
      <w:numFmt w:val="lowerLetter"/>
      <w:lvlText w:val="%2."/>
      <w:lvlJc w:val="left"/>
      <w:pPr>
        <w:ind w:left="1848" w:hanging="360"/>
      </w:pPr>
    </w:lvl>
    <w:lvl w:ilvl="2" w:tplc="4809001B" w:tentative="1">
      <w:start w:val="1"/>
      <w:numFmt w:val="lowerRoman"/>
      <w:lvlText w:val="%3."/>
      <w:lvlJc w:val="right"/>
      <w:pPr>
        <w:ind w:left="2568" w:hanging="180"/>
      </w:pPr>
    </w:lvl>
    <w:lvl w:ilvl="3" w:tplc="4809000F" w:tentative="1">
      <w:start w:val="1"/>
      <w:numFmt w:val="decimal"/>
      <w:lvlText w:val="%4."/>
      <w:lvlJc w:val="left"/>
      <w:pPr>
        <w:ind w:left="3288" w:hanging="360"/>
      </w:pPr>
    </w:lvl>
    <w:lvl w:ilvl="4" w:tplc="48090019" w:tentative="1">
      <w:start w:val="1"/>
      <w:numFmt w:val="lowerLetter"/>
      <w:lvlText w:val="%5."/>
      <w:lvlJc w:val="left"/>
      <w:pPr>
        <w:ind w:left="4008" w:hanging="360"/>
      </w:pPr>
    </w:lvl>
    <w:lvl w:ilvl="5" w:tplc="4809001B" w:tentative="1">
      <w:start w:val="1"/>
      <w:numFmt w:val="lowerRoman"/>
      <w:lvlText w:val="%6."/>
      <w:lvlJc w:val="right"/>
      <w:pPr>
        <w:ind w:left="4728" w:hanging="180"/>
      </w:pPr>
    </w:lvl>
    <w:lvl w:ilvl="6" w:tplc="4809000F" w:tentative="1">
      <w:start w:val="1"/>
      <w:numFmt w:val="decimal"/>
      <w:lvlText w:val="%7."/>
      <w:lvlJc w:val="left"/>
      <w:pPr>
        <w:ind w:left="5448" w:hanging="360"/>
      </w:pPr>
    </w:lvl>
    <w:lvl w:ilvl="7" w:tplc="48090019" w:tentative="1">
      <w:start w:val="1"/>
      <w:numFmt w:val="lowerLetter"/>
      <w:lvlText w:val="%8."/>
      <w:lvlJc w:val="left"/>
      <w:pPr>
        <w:ind w:left="6168" w:hanging="360"/>
      </w:pPr>
    </w:lvl>
    <w:lvl w:ilvl="8" w:tplc="4809001B" w:tentative="1">
      <w:start w:val="1"/>
      <w:numFmt w:val="lowerRoman"/>
      <w:lvlText w:val="%9."/>
      <w:lvlJc w:val="right"/>
      <w:pPr>
        <w:ind w:left="6888" w:hanging="180"/>
      </w:pPr>
    </w:lvl>
  </w:abstractNum>
  <w:abstractNum w:abstractNumId="33" w15:restartNumberingAfterBreak="0">
    <w:nsid w:val="7C330D3F"/>
    <w:multiLevelType w:val="hybridMultilevel"/>
    <w:tmpl w:val="CA861286"/>
    <w:lvl w:ilvl="0" w:tplc="48090001">
      <w:start w:val="1"/>
      <w:numFmt w:val="bullet"/>
      <w:lvlText w:val=""/>
      <w:lvlJc w:val="left"/>
      <w:pPr>
        <w:ind w:left="1128" w:hanging="360"/>
      </w:pPr>
      <w:rPr>
        <w:rFonts w:ascii="Symbol" w:hAnsi="Symbol" w:hint="default"/>
      </w:rPr>
    </w:lvl>
    <w:lvl w:ilvl="1" w:tplc="48090003" w:tentative="1">
      <w:start w:val="1"/>
      <w:numFmt w:val="bullet"/>
      <w:lvlText w:val="o"/>
      <w:lvlJc w:val="left"/>
      <w:pPr>
        <w:ind w:left="1848" w:hanging="360"/>
      </w:pPr>
      <w:rPr>
        <w:rFonts w:ascii="Courier New" w:hAnsi="Courier New" w:cs="Courier New" w:hint="default"/>
      </w:rPr>
    </w:lvl>
    <w:lvl w:ilvl="2" w:tplc="48090005" w:tentative="1">
      <w:start w:val="1"/>
      <w:numFmt w:val="bullet"/>
      <w:lvlText w:val=""/>
      <w:lvlJc w:val="left"/>
      <w:pPr>
        <w:ind w:left="2568" w:hanging="360"/>
      </w:pPr>
      <w:rPr>
        <w:rFonts w:ascii="Wingdings" w:hAnsi="Wingdings" w:hint="default"/>
      </w:rPr>
    </w:lvl>
    <w:lvl w:ilvl="3" w:tplc="48090001" w:tentative="1">
      <w:start w:val="1"/>
      <w:numFmt w:val="bullet"/>
      <w:lvlText w:val=""/>
      <w:lvlJc w:val="left"/>
      <w:pPr>
        <w:ind w:left="3288" w:hanging="360"/>
      </w:pPr>
      <w:rPr>
        <w:rFonts w:ascii="Symbol" w:hAnsi="Symbol" w:hint="default"/>
      </w:rPr>
    </w:lvl>
    <w:lvl w:ilvl="4" w:tplc="48090003" w:tentative="1">
      <w:start w:val="1"/>
      <w:numFmt w:val="bullet"/>
      <w:lvlText w:val="o"/>
      <w:lvlJc w:val="left"/>
      <w:pPr>
        <w:ind w:left="4008" w:hanging="360"/>
      </w:pPr>
      <w:rPr>
        <w:rFonts w:ascii="Courier New" w:hAnsi="Courier New" w:cs="Courier New" w:hint="default"/>
      </w:rPr>
    </w:lvl>
    <w:lvl w:ilvl="5" w:tplc="48090005" w:tentative="1">
      <w:start w:val="1"/>
      <w:numFmt w:val="bullet"/>
      <w:lvlText w:val=""/>
      <w:lvlJc w:val="left"/>
      <w:pPr>
        <w:ind w:left="4728" w:hanging="360"/>
      </w:pPr>
      <w:rPr>
        <w:rFonts w:ascii="Wingdings" w:hAnsi="Wingdings" w:hint="default"/>
      </w:rPr>
    </w:lvl>
    <w:lvl w:ilvl="6" w:tplc="48090001" w:tentative="1">
      <w:start w:val="1"/>
      <w:numFmt w:val="bullet"/>
      <w:lvlText w:val=""/>
      <w:lvlJc w:val="left"/>
      <w:pPr>
        <w:ind w:left="5448" w:hanging="360"/>
      </w:pPr>
      <w:rPr>
        <w:rFonts w:ascii="Symbol" w:hAnsi="Symbol" w:hint="default"/>
      </w:rPr>
    </w:lvl>
    <w:lvl w:ilvl="7" w:tplc="48090003" w:tentative="1">
      <w:start w:val="1"/>
      <w:numFmt w:val="bullet"/>
      <w:lvlText w:val="o"/>
      <w:lvlJc w:val="left"/>
      <w:pPr>
        <w:ind w:left="6168" w:hanging="360"/>
      </w:pPr>
      <w:rPr>
        <w:rFonts w:ascii="Courier New" w:hAnsi="Courier New" w:cs="Courier New" w:hint="default"/>
      </w:rPr>
    </w:lvl>
    <w:lvl w:ilvl="8" w:tplc="48090005" w:tentative="1">
      <w:start w:val="1"/>
      <w:numFmt w:val="bullet"/>
      <w:lvlText w:val=""/>
      <w:lvlJc w:val="left"/>
      <w:pPr>
        <w:ind w:left="6888" w:hanging="360"/>
      </w:pPr>
      <w:rPr>
        <w:rFonts w:ascii="Wingdings" w:hAnsi="Wingdings" w:hint="default"/>
      </w:rPr>
    </w:lvl>
  </w:abstractNum>
  <w:num w:numId="1" w16cid:durableId="707416157">
    <w:abstractNumId w:val="24"/>
  </w:num>
  <w:num w:numId="2" w16cid:durableId="1426026415">
    <w:abstractNumId w:val="17"/>
  </w:num>
  <w:num w:numId="3" w16cid:durableId="1726105133">
    <w:abstractNumId w:val="32"/>
  </w:num>
  <w:num w:numId="4" w16cid:durableId="878861071">
    <w:abstractNumId w:val="1"/>
  </w:num>
  <w:num w:numId="5" w16cid:durableId="928585908">
    <w:abstractNumId w:val="16"/>
  </w:num>
  <w:num w:numId="6" w16cid:durableId="663356694">
    <w:abstractNumId w:val="11"/>
  </w:num>
  <w:num w:numId="7" w16cid:durableId="1136293645">
    <w:abstractNumId w:val="9"/>
  </w:num>
  <w:num w:numId="8" w16cid:durableId="1834223557">
    <w:abstractNumId w:val="25"/>
  </w:num>
  <w:num w:numId="9" w16cid:durableId="460197837">
    <w:abstractNumId w:val="30"/>
  </w:num>
  <w:num w:numId="10" w16cid:durableId="1767966421">
    <w:abstractNumId w:val="21"/>
  </w:num>
  <w:num w:numId="11" w16cid:durableId="1414667548">
    <w:abstractNumId w:val="5"/>
  </w:num>
  <w:num w:numId="12" w16cid:durableId="1270312173">
    <w:abstractNumId w:val="7"/>
  </w:num>
  <w:num w:numId="13" w16cid:durableId="386147144">
    <w:abstractNumId w:val="23"/>
  </w:num>
  <w:num w:numId="14" w16cid:durableId="1198540922">
    <w:abstractNumId w:val="29"/>
  </w:num>
  <w:num w:numId="15" w16cid:durableId="2146308594">
    <w:abstractNumId w:val="28"/>
  </w:num>
  <w:num w:numId="16" w16cid:durableId="958993733">
    <w:abstractNumId w:val="8"/>
  </w:num>
  <w:num w:numId="17" w16cid:durableId="193344575">
    <w:abstractNumId w:val="19"/>
  </w:num>
  <w:num w:numId="18" w16cid:durableId="515968762">
    <w:abstractNumId w:val="6"/>
  </w:num>
  <w:num w:numId="19" w16cid:durableId="850876169">
    <w:abstractNumId w:val="33"/>
  </w:num>
  <w:num w:numId="20" w16cid:durableId="1174493544">
    <w:abstractNumId w:val="13"/>
  </w:num>
  <w:num w:numId="21" w16cid:durableId="1308632496">
    <w:abstractNumId w:val="10"/>
  </w:num>
  <w:num w:numId="22" w16cid:durableId="953828239">
    <w:abstractNumId w:val="26"/>
  </w:num>
  <w:num w:numId="23" w16cid:durableId="2008821596">
    <w:abstractNumId w:val="15"/>
  </w:num>
  <w:num w:numId="24" w16cid:durableId="135731291">
    <w:abstractNumId w:val="31"/>
  </w:num>
  <w:num w:numId="25" w16cid:durableId="1962153884">
    <w:abstractNumId w:val="27"/>
  </w:num>
  <w:num w:numId="26" w16cid:durableId="423767873">
    <w:abstractNumId w:val="22"/>
  </w:num>
  <w:num w:numId="27" w16cid:durableId="1814714958">
    <w:abstractNumId w:val="20"/>
  </w:num>
  <w:num w:numId="28" w16cid:durableId="583685734">
    <w:abstractNumId w:val="4"/>
  </w:num>
  <w:num w:numId="29" w16cid:durableId="435953518">
    <w:abstractNumId w:val="3"/>
  </w:num>
  <w:num w:numId="30" w16cid:durableId="1384016139">
    <w:abstractNumId w:val="14"/>
  </w:num>
  <w:num w:numId="31" w16cid:durableId="1039470389">
    <w:abstractNumId w:val="18"/>
  </w:num>
  <w:num w:numId="32" w16cid:durableId="1412654226">
    <w:abstractNumId w:val="2"/>
  </w:num>
  <w:num w:numId="33" w16cid:durableId="47337019">
    <w:abstractNumId w:val="12"/>
  </w:num>
  <w:num w:numId="34" w16cid:durableId="935675198">
    <w:abstractNumId w:val="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1Mjc2tLS0NDE0MjVS0lEKTi0uzszPAykwqgUA8YPdtSwAAAA="/>
  </w:docVars>
  <w:rsids>
    <w:rsidRoot w:val="00914BEA"/>
    <w:rsid w:val="00001DA4"/>
    <w:rsid w:val="000020C6"/>
    <w:rsid w:val="0000440F"/>
    <w:rsid w:val="000076AA"/>
    <w:rsid w:val="00010D96"/>
    <w:rsid w:val="00013D30"/>
    <w:rsid w:val="0001442C"/>
    <w:rsid w:val="00021F71"/>
    <w:rsid w:val="000237E7"/>
    <w:rsid w:val="00024699"/>
    <w:rsid w:val="00025CA8"/>
    <w:rsid w:val="000331A6"/>
    <w:rsid w:val="000346A2"/>
    <w:rsid w:val="00034763"/>
    <w:rsid w:val="00040143"/>
    <w:rsid w:val="00047E94"/>
    <w:rsid w:val="000540F2"/>
    <w:rsid w:val="00054A33"/>
    <w:rsid w:val="000612E4"/>
    <w:rsid w:val="00064120"/>
    <w:rsid w:val="00071138"/>
    <w:rsid w:val="00071888"/>
    <w:rsid w:val="000739A1"/>
    <w:rsid w:val="00073C5F"/>
    <w:rsid w:val="00077467"/>
    <w:rsid w:val="0008126C"/>
    <w:rsid w:val="00087A4F"/>
    <w:rsid w:val="000A0EA5"/>
    <w:rsid w:val="000A1B91"/>
    <w:rsid w:val="000A42DB"/>
    <w:rsid w:val="000A4657"/>
    <w:rsid w:val="000B3873"/>
    <w:rsid w:val="000B5D3E"/>
    <w:rsid w:val="000B60CF"/>
    <w:rsid w:val="000C2BB0"/>
    <w:rsid w:val="000C3461"/>
    <w:rsid w:val="000C3DA8"/>
    <w:rsid w:val="000D3060"/>
    <w:rsid w:val="000D3924"/>
    <w:rsid w:val="000E1CB5"/>
    <w:rsid w:val="000E2382"/>
    <w:rsid w:val="000E3A50"/>
    <w:rsid w:val="000E711D"/>
    <w:rsid w:val="000E7886"/>
    <w:rsid w:val="000F1D7D"/>
    <w:rsid w:val="000F3BAE"/>
    <w:rsid w:val="000F6120"/>
    <w:rsid w:val="00104B9A"/>
    <w:rsid w:val="00107D99"/>
    <w:rsid w:val="00113D7C"/>
    <w:rsid w:val="00116B72"/>
    <w:rsid w:val="00116BB4"/>
    <w:rsid w:val="00117B49"/>
    <w:rsid w:val="00120036"/>
    <w:rsid w:val="00120410"/>
    <w:rsid w:val="001212EE"/>
    <w:rsid w:val="00121CB7"/>
    <w:rsid w:val="00122818"/>
    <w:rsid w:val="00122D14"/>
    <w:rsid w:val="0012321B"/>
    <w:rsid w:val="0012581E"/>
    <w:rsid w:val="00130EEA"/>
    <w:rsid w:val="0013497C"/>
    <w:rsid w:val="00134AD3"/>
    <w:rsid w:val="001366C3"/>
    <w:rsid w:val="0014176F"/>
    <w:rsid w:val="00143259"/>
    <w:rsid w:val="00146259"/>
    <w:rsid w:val="0015061C"/>
    <w:rsid w:val="0015160F"/>
    <w:rsid w:val="001541C6"/>
    <w:rsid w:val="001550B2"/>
    <w:rsid w:val="001556D1"/>
    <w:rsid w:val="00156363"/>
    <w:rsid w:val="001565EB"/>
    <w:rsid w:val="00156AC7"/>
    <w:rsid w:val="00161588"/>
    <w:rsid w:val="0016192E"/>
    <w:rsid w:val="00162E01"/>
    <w:rsid w:val="00163429"/>
    <w:rsid w:val="00165643"/>
    <w:rsid w:val="001672A5"/>
    <w:rsid w:val="001732DC"/>
    <w:rsid w:val="001748DE"/>
    <w:rsid w:val="001770A5"/>
    <w:rsid w:val="001772EF"/>
    <w:rsid w:val="00177343"/>
    <w:rsid w:val="001842ED"/>
    <w:rsid w:val="001854CA"/>
    <w:rsid w:val="00186C7C"/>
    <w:rsid w:val="0019222C"/>
    <w:rsid w:val="00193471"/>
    <w:rsid w:val="001953DC"/>
    <w:rsid w:val="00195FB2"/>
    <w:rsid w:val="001968FA"/>
    <w:rsid w:val="001A10E9"/>
    <w:rsid w:val="001A4EA3"/>
    <w:rsid w:val="001B0CA1"/>
    <w:rsid w:val="001B1652"/>
    <w:rsid w:val="001B1F2E"/>
    <w:rsid w:val="001B3EAD"/>
    <w:rsid w:val="001B425E"/>
    <w:rsid w:val="001B531D"/>
    <w:rsid w:val="001C0510"/>
    <w:rsid w:val="001C13FA"/>
    <w:rsid w:val="001D0064"/>
    <w:rsid w:val="001D3D30"/>
    <w:rsid w:val="001D4F16"/>
    <w:rsid w:val="001D5067"/>
    <w:rsid w:val="001E12EA"/>
    <w:rsid w:val="001E2584"/>
    <w:rsid w:val="001E5287"/>
    <w:rsid w:val="001E52F9"/>
    <w:rsid w:val="001E6045"/>
    <w:rsid w:val="001E64BC"/>
    <w:rsid w:val="001F375A"/>
    <w:rsid w:val="001F55D2"/>
    <w:rsid w:val="0020001F"/>
    <w:rsid w:val="00204D9B"/>
    <w:rsid w:val="002053A1"/>
    <w:rsid w:val="0021179F"/>
    <w:rsid w:val="002122DA"/>
    <w:rsid w:val="00213F5C"/>
    <w:rsid w:val="0021707D"/>
    <w:rsid w:val="00217209"/>
    <w:rsid w:val="0022066A"/>
    <w:rsid w:val="00220E2F"/>
    <w:rsid w:val="00220EB7"/>
    <w:rsid w:val="002217E0"/>
    <w:rsid w:val="0022609C"/>
    <w:rsid w:val="00235B26"/>
    <w:rsid w:val="0023754B"/>
    <w:rsid w:val="00240E1E"/>
    <w:rsid w:val="00240EAC"/>
    <w:rsid w:val="00242F77"/>
    <w:rsid w:val="00243A45"/>
    <w:rsid w:val="00245E1F"/>
    <w:rsid w:val="00245E80"/>
    <w:rsid w:val="00246DE7"/>
    <w:rsid w:val="0024790B"/>
    <w:rsid w:val="002521B1"/>
    <w:rsid w:val="00253F21"/>
    <w:rsid w:val="00254241"/>
    <w:rsid w:val="002548D2"/>
    <w:rsid w:val="0025671C"/>
    <w:rsid w:val="00265C8C"/>
    <w:rsid w:val="00274548"/>
    <w:rsid w:val="002752B1"/>
    <w:rsid w:val="002804C8"/>
    <w:rsid w:val="00283436"/>
    <w:rsid w:val="00283BDC"/>
    <w:rsid w:val="002908F4"/>
    <w:rsid w:val="00293CE9"/>
    <w:rsid w:val="00294547"/>
    <w:rsid w:val="00296AA8"/>
    <w:rsid w:val="002A47DF"/>
    <w:rsid w:val="002A60E1"/>
    <w:rsid w:val="002A63EE"/>
    <w:rsid w:val="002A7C65"/>
    <w:rsid w:val="002B309D"/>
    <w:rsid w:val="002C3ACD"/>
    <w:rsid w:val="002C4FD4"/>
    <w:rsid w:val="002C56F0"/>
    <w:rsid w:val="002D188A"/>
    <w:rsid w:val="002D1A5F"/>
    <w:rsid w:val="002D3664"/>
    <w:rsid w:val="002D4BED"/>
    <w:rsid w:val="002E12BF"/>
    <w:rsid w:val="002E2B77"/>
    <w:rsid w:val="002E677B"/>
    <w:rsid w:val="002F1E10"/>
    <w:rsid w:val="002F31B6"/>
    <w:rsid w:val="002F31C1"/>
    <w:rsid w:val="002F4891"/>
    <w:rsid w:val="002F6298"/>
    <w:rsid w:val="002F7A0A"/>
    <w:rsid w:val="0030039E"/>
    <w:rsid w:val="003055DE"/>
    <w:rsid w:val="00305DE0"/>
    <w:rsid w:val="00306822"/>
    <w:rsid w:val="00307785"/>
    <w:rsid w:val="00307C84"/>
    <w:rsid w:val="003166AD"/>
    <w:rsid w:val="003176B1"/>
    <w:rsid w:val="0032320C"/>
    <w:rsid w:val="003235BA"/>
    <w:rsid w:val="00323DFE"/>
    <w:rsid w:val="00324BB7"/>
    <w:rsid w:val="00330FFF"/>
    <w:rsid w:val="00331049"/>
    <w:rsid w:val="00334A57"/>
    <w:rsid w:val="00337E17"/>
    <w:rsid w:val="003471D7"/>
    <w:rsid w:val="00347E2A"/>
    <w:rsid w:val="00350CCF"/>
    <w:rsid w:val="00355D26"/>
    <w:rsid w:val="00356EFD"/>
    <w:rsid w:val="00356FFE"/>
    <w:rsid w:val="00360132"/>
    <w:rsid w:val="00363061"/>
    <w:rsid w:val="003669C4"/>
    <w:rsid w:val="00366B8E"/>
    <w:rsid w:val="00371173"/>
    <w:rsid w:val="0037321A"/>
    <w:rsid w:val="003733EC"/>
    <w:rsid w:val="00382B85"/>
    <w:rsid w:val="00385F86"/>
    <w:rsid w:val="00390017"/>
    <w:rsid w:val="003918BA"/>
    <w:rsid w:val="0039478C"/>
    <w:rsid w:val="003964EB"/>
    <w:rsid w:val="00397E1B"/>
    <w:rsid w:val="003A10D2"/>
    <w:rsid w:val="003A1CF4"/>
    <w:rsid w:val="003A4DC2"/>
    <w:rsid w:val="003A5D2A"/>
    <w:rsid w:val="003A65E7"/>
    <w:rsid w:val="003A758E"/>
    <w:rsid w:val="003B0317"/>
    <w:rsid w:val="003C09BD"/>
    <w:rsid w:val="003C191F"/>
    <w:rsid w:val="003D40B8"/>
    <w:rsid w:val="003D6711"/>
    <w:rsid w:val="003D7327"/>
    <w:rsid w:val="003E17A0"/>
    <w:rsid w:val="003E1CF3"/>
    <w:rsid w:val="003E4959"/>
    <w:rsid w:val="003E61A9"/>
    <w:rsid w:val="003E6571"/>
    <w:rsid w:val="003F4590"/>
    <w:rsid w:val="003F700E"/>
    <w:rsid w:val="00400876"/>
    <w:rsid w:val="00411C7C"/>
    <w:rsid w:val="00413780"/>
    <w:rsid w:val="0041453A"/>
    <w:rsid w:val="00416118"/>
    <w:rsid w:val="00416D80"/>
    <w:rsid w:val="0042045A"/>
    <w:rsid w:val="00420860"/>
    <w:rsid w:val="004249E9"/>
    <w:rsid w:val="00424F51"/>
    <w:rsid w:val="00425C40"/>
    <w:rsid w:val="004354EF"/>
    <w:rsid w:val="00437DF1"/>
    <w:rsid w:val="00440CAF"/>
    <w:rsid w:val="00446DFC"/>
    <w:rsid w:val="00455427"/>
    <w:rsid w:val="00462737"/>
    <w:rsid w:val="00462DE8"/>
    <w:rsid w:val="00463983"/>
    <w:rsid w:val="00463BC8"/>
    <w:rsid w:val="0046475B"/>
    <w:rsid w:val="004665D3"/>
    <w:rsid w:val="00470588"/>
    <w:rsid w:val="00472E30"/>
    <w:rsid w:val="004731C0"/>
    <w:rsid w:val="0047472B"/>
    <w:rsid w:val="004769CD"/>
    <w:rsid w:val="0047791D"/>
    <w:rsid w:val="00477C96"/>
    <w:rsid w:val="00480479"/>
    <w:rsid w:val="00480549"/>
    <w:rsid w:val="00484FB2"/>
    <w:rsid w:val="004857A4"/>
    <w:rsid w:val="00485A50"/>
    <w:rsid w:val="00485AEE"/>
    <w:rsid w:val="00485B55"/>
    <w:rsid w:val="00486D7D"/>
    <w:rsid w:val="00493DDC"/>
    <w:rsid w:val="004A11A9"/>
    <w:rsid w:val="004A313F"/>
    <w:rsid w:val="004A61AE"/>
    <w:rsid w:val="004A6FEF"/>
    <w:rsid w:val="004A77B9"/>
    <w:rsid w:val="004B2E74"/>
    <w:rsid w:val="004B3EFA"/>
    <w:rsid w:val="004B70B3"/>
    <w:rsid w:val="004C0D03"/>
    <w:rsid w:val="004C212B"/>
    <w:rsid w:val="004C3793"/>
    <w:rsid w:val="004C3FFC"/>
    <w:rsid w:val="004C72A5"/>
    <w:rsid w:val="004C7C08"/>
    <w:rsid w:val="004D1716"/>
    <w:rsid w:val="004D36A0"/>
    <w:rsid w:val="004E37D7"/>
    <w:rsid w:val="004E39B6"/>
    <w:rsid w:val="004E5B3D"/>
    <w:rsid w:val="004F015D"/>
    <w:rsid w:val="004F0DF0"/>
    <w:rsid w:val="004F5006"/>
    <w:rsid w:val="004F595E"/>
    <w:rsid w:val="004F6711"/>
    <w:rsid w:val="004F70D9"/>
    <w:rsid w:val="0050406E"/>
    <w:rsid w:val="00507FD0"/>
    <w:rsid w:val="00510E85"/>
    <w:rsid w:val="00514663"/>
    <w:rsid w:val="00522001"/>
    <w:rsid w:val="00523B1B"/>
    <w:rsid w:val="00523D8D"/>
    <w:rsid w:val="00524570"/>
    <w:rsid w:val="00527365"/>
    <w:rsid w:val="005335CB"/>
    <w:rsid w:val="00535F82"/>
    <w:rsid w:val="00541B30"/>
    <w:rsid w:val="0054745E"/>
    <w:rsid w:val="005517E1"/>
    <w:rsid w:val="00552605"/>
    <w:rsid w:val="00552F48"/>
    <w:rsid w:val="0055551C"/>
    <w:rsid w:val="0055594E"/>
    <w:rsid w:val="00556F02"/>
    <w:rsid w:val="00560D60"/>
    <w:rsid w:val="00560F46"/>
    <w:rsid w:val="00571AE2"/>
    <w:rsid w:val="0057520B"/>
    <w:rsid w:val="0057575C"/>
    <w:rsid w:val="00577CE2"/>
    <w:rsid w:val="005823AD"/>
    <w:rsid w:val="00585F59"/>
    <w:rsid w:val="00592227"/>
    <w:rsid w:val="00594D5F"/>
    <w:rsid w:val="00597C0D"/>
    <w:rsid w:val="005A25CB"/>
    <w:rsid w:val="005A37A4"/>
    <w:rsid w:val="005A4E96"/>
    <w:rsid w:val="005A5490"/>
    <w:rsid w:val="005B0C92"/>
    <w:rsid w:val="005B511B"/>
    <w:rsid w:val="005C0834"/>
    <w:rsid w:val="005C1138"/>
    <w:rsid w:val="005C4A57"/>
    <w:rsid w:val="005C6039"/>
    <w:rsid w:val="005C75FB"/>
    <w:rsid w:val="005D1CE2"/>
    <w:rsid w:val="005D1EE7"/>
    <w:rsid w:val="005D3C67"/>
    <w:rsid w:val="005E0E01"/>
    <w:rsid w:val="005E1E92"/>
    <w:rsid w:val="005E5837"/>
    <w:rsid w:val="005E6118"/>
    <w:rsid w:val="005F4078"/>
    <w:rsid w:val="005F78CC"/>
    <w:rsid w:val="006020DC"/>
    <w:rsid w:val="0060223F"/>
    <w:rsid w:val="00603C7A"/>
    <w:rsid w:val="00606CD2"/>
    <w:rsid w:val="006107C9"/>
    <w:rsid w:val="00612F86"/>
    <w:rsid w:val="0061306A"/>
    <w:rsid w:val="00615E75"/>
    <w:rsid w:val="00621725"/>
    <w:rsid w:val="00622964"/>
    <w:rsid w:val="0062348F"/>
    <w:rsid w:val="006320B5"/>
    <w:rsid w:val="0063282C"/>
    <w:rsid w:val="00632AD7"/>
    <w:rsid w:val="00633051"/>
    <w:rsid w:val="00642EA7"/>
    <w:rsid w:val="00643547"/>
    <w:rsid w:val="00643D73"/>
    <w:rsid w:val="00644BC7"/>
    <w:rsid w:val="00646F26"/>
    <w:rsid w:val="0065006B"/>
    <w:rsid w:val="00650AC0"/>
    <w:rsid w:val="0065558C"/>
    <w:rsid w:val="006642A1"/>
    <w:rsid w:val="00666025"/>
    <w:rsid w:val="00666D4C"/>
    <w:rsid w:val="00674D4A"/>
    <w:rsid w:val="0067591E"/>
    <w:rsid w:val="00681685"/>
    <w:rsid w:val="00681B53"/>
    <w:rsid w:val="00682117"/>
    <w:rsid w:val="00683244"/>
    <w:rsid w:val="006835E5"/>
    <w:rsid w:val="00683A9F"/>
    <w:rsid w:val="00683D96"/>
    <w:rsid w:val="00686575"/>
    <w:rsid w:val="006954F3"/>
    <w:rsid w:val="00696E7D"/>
    <w:rsid w:val="006A0DBC"/>
    <w:rsid w:val="006A30D4"/>
    <w:rsid w:val="006A4F7F"/>
    <w:rsid w:val="006A56E5"/>
    <w:rsid w:val="006A5D04"/>
    <w:rsid w:val="006A600C"/>
    <w:rsid w:val="006B50FF"/>
    <w:rsid w:val="006C0DA7"/>
    <w:rsid w:val="006C59AC"/>
    <w:rsid w:val="006C6C9A"/>
    <w:rsid w:val="006D47F7"/>
    <w:rsid w:val="006D5016"/>
    <w:rsid w:val="006D67DC"/>
    <w:rsid w:val="006D6ABE"/>
    <w:rsid w:val="006E1278"/>
    <w:rsid w:val="006E1786"/>
    <w:rsid w:val="006E1F19"/>
    <w:rsid w:val="006E69E1"/>
    <w:rsid w:val="006E7489"/>
    <w:rsid w:val="006F0B12"/>
    <w:rsid w:val="006F112C"/>
    <w:rsid w:val="006F1F1E"/>
    <w:rsid w:val="006F3CC9"/>
    <w:rsid w:val="006F5A40"/>
    <w:rsid w:val="006F5BA5"/>
    <w:rsid w:val="006F658D"/>
    <w:rsid w:val="00701BB5"/>
    <w:rsid w:val="007040E7"/>
    <w:rsid w:val="00705CF9"/>
    <w:rsid w:val="00707371"/>
    <w:rsid w:val="00711A1D"/>
    <w:rsid w:val="0071315F"/>
    <w:rsid w:val="00714A21"/>
    <w:rsid w:val="00720077"/>
    <w:rsid w:val="00721753"/>
    <w:rsid w:val="00723173"/>
    <w:rsid w:val="00727747"/>
    <w:rsid w:val="00736113"/>
    <w:rsid w:val="0074261B"/>
    <w:rsid w:val="0074421E"/>
    <w:rsid w:val="00744FD0"/>
    <w:rsid w:val="00745D0D"/>
    <w:rsid w:val="00746B2B"/>
    <w:rsid w:val="00747362"/>
    <w:rsid w:val="0075181B"/>
    <w:rsid w:val="007576B2"/>
    <w:rsid w:val="007700D2"/>
    <w:rsid w:val="0077473E"/>
    <w:rsid w:val="00777A5A"/>
    <w:rsid w:val="0078152E"/>
    <w:rsid w:val="007818D3"/>
    <w:rsid w:val="00782861"/>
    <w:rsid w:val="00793278"/>
    <w:rsid w:val="007973DA"/>
    <w:rsid w:val="00797F02"/>
    <w:rsid w:val="007A11D9"/>
    <w:rsid w:val="007A4AEA"/>
    <w:rsid w:val="007A68BF"/>
    <w:rsid w:val="007A6974"/>
    <w:rsid w:val="007B0B81"/>
    <w:rsid w:val="007B1087"/>
    <w:rsid w:val="007B6C6D"/>
    <w:rsid w:val="007B6D74"/>
    <w:rsid w:val="007B7BB0"/>
    <w:rsid w:val="007B7BEA"/>
    <w:rsid w:val="007C36EB"/>
    <w:rsid w:val="007C4CA3"/>
    <w:rsid w:val="007C542C"/>
    <w:rsid w:val="007C54E1"/>
    <w:rsid w:val="007C6CB6"/>
    <w:rsid w:val="007D0C37"/>
    <w:rsid w:val="007D11F8"/>
    <w:rsid w:val="007D4CE5"/>
    <w:rsid w:val="007D50DD"/>
    <w:rsid w:val="007E1DD6"/>
    <w:rsid w:val="007E3FC4"/>
    <w:rsid w:val="007E5C98"/>
    <w:rsid w:val="007F140B"/>
    <w:rsid w:val="007F647E"/>
    <w:rsid w:val="008026DD"/>
    <w:rsid w:val="00810732"/>
    <w:rsid w:val="00810F07"/>
    <w:rsid w:val="0081334C"/>
    <w:rsid w:val="0081791F"/>
    <w:rsid w:val="00817A30"/>
    <w:rsid w:val="00822D06"/>
    <w:rsid w:val="00825F6D"/>
    <w:rsid w:val="00830655"/>
    <w:rsid w:val="008307C3"/>
    <w:rsid w:val="00832C9A"/>
    <w:rsid w:val="008361C2"/>
    <w:rsid w:val="00836CAF"/>
    <w:rsid w:val="00837B47"/>
    <w:rsid w:val="00840E49"/>
    <w:rsid w:val="008453A3"/>
    <w:rsid w:val="008506BE"/>
    <w:rsid w:val="0085186A"/>
    <w:rsid w:val="008556B2"/>
    <w:rsid w:val="00856CB0"/>
    <w:rsid w:val="00856CEC"/>
    <w:rsid w:val="00856F44"/>
    <w:rsid w:val="00866D62"/>
    <w:rsid w:val="00871924"/>
    <w:rsid w:val="0087400B"/>
    <w:rsid w:val="00874D62"/>
    <w:rsid w:val="00880A55"/>
    <w:rsid w:val="0088673A"/>
    <w:rsid w:val="008931BA"/>
    <w:rsid w:val="00894441"/>
    <w:rsid w:val="00895A35"/>
    <w:rsid w:val="008A2998"/>
    <w:rsid w:val="008A56BC"/>
    <w:rsid w:val="008A73AD"/>
    <w:rsid w:val="008C1486"/>
    <w:rsid w:val="008C3DC3"/>
    <w:rsid w:val="008C5F6F"/>
    <w:rsid w:val="008C70EE"/>
    <w:rsid w:val="008D00E6"/>
    <w:rsid w:val="008D0214"/>
    <w:rsid w:val="008D02BB"/>
    <w:rsid w:val="008D1C02"/>
    <w:rsid w:val="008D56E1"/>
    <w:rsid w:val="008D772B"/>
    <w:rsid w:val="008E22A9"/>
    <w:rsid w:val="008E31A5"/>
    <w:rsid w:val="008E726F"/>
    <w:rsid w:val="008F1E12"/>
    <w:rsid w:val="008F217B"/>
    <w:rsid w:val="008F2958"/>
    <w:rsid w:val="00912452"/>
    <w:rsid w:val="00912875"/>
    <w:rsid w:val="00914BEA"/>
    <w:rsid w:val="00915AF4"/>
    <w:rsid w:val="00916911"/>
    <w:rsid w:val="00917469"/>
    <w:rsid w:val="009209C3"/>
    <w:rsid w:val="0092307A"/>
    <w:rsid w:val="00923182"/>
    <w:rsid w:val="00923FD7"/>
    <w:rsid w:val="009311C8"/>
    <w:rsid w:val="00942246"/>
    <w:rsid w:val="009435A8"/>
    <w:rsid w:val="009469AB"/>
    <w:rsid w:val="00950053"/>
    <w:rsid w:val="0095107D"/>
    <w:rsid w:val="00961453"/>
    <w:rsid w:val="00962545"/>
    <w:rsid w:val="009634C9"/>
    <w:rsid w:val="009635D3"/>
    <w:rsid w:val="00965533"/>
    <w:rsid w:val="00966E50"/>
    <w:rsid w:val="00967980"/>
    <w:rsid w:val="009719C3"/>
    <w:rsid w:val="009732FD"/>
    <w:rsid w:val="00981C09"/>
    <w:rsid w:val="009837C3"/>
    <w:rsid w:val="00983EBC"/>
    <w:rsid w:val="00985BEB"/>
    <w:rsid w:val="009878DE"/>
    <w:rsid w:val="00987FE9"/>
    <w:rsid w:val="00990DF8"/>
    <w:rsid w:val="009917CA"/>
    <w:rsid w:val="00995E20"/>
    <w:rsid w:val="009A0DEF"/>
    <w:rsid w:val="009A1E94"/>
    <w:rsid w:val="009A52D9"/>
    <w:rsid w:val="009B0228"/>
    <w:rsid w:val="009B2A3C"/>
    <w:rsid w:val="009B4ACD"/>
    <w:rsid w:val="009B4F0C"/>
    <w:rsid w:val="009C07B7"/>
    <w:rsid w:val="009C08F7"/>
    <w:rsid w:val="009C42DB"/>
    <w:rsid w:val="009C57F5"/>
    <w:rsid w:val="009C5DE6"/>
    <w:rsid w:val="009C7DE7"/>
    <w:rsid w:val="009D5761"/>
    <w:rsid w:val="009D5A76"/>
    <w:rsid w:val="009D7D33"/>
    <w:rsid w:val="009E0A42"/>
    <w:rsid w:val="009E22B3"/>
    <w:rsid w:val="009E32C9"/>
    <w:rsid w:val="009E7BBA"/>
    <w:rsid w:val="009F4247"/>
    <w:rsid w:val="009F55C1"/>
    <w:rsid w:val="009F6413"/>
    <w:rsid w:val="009F7F0A"/>
    <w:rsid w:val="00A01F4E"/>
    <w:rsid w:val="00A058F6"/>
    <w:rsid w:val="00A05963"/>
    <w:rsid w:val="00A059B2"/>
    <w:rsid w:val="00A122F1"/>
    <w:rsid w:val="00A1339E"/>
    <w:rsid w:val="00A145CB"/>
    <w:rsid w:val="00A16542"/>
    <w:rsid w:val="00A17FF7"/>
    <w:rsid w:val="00A249EC"/>
    <w:rsid w:val="00A26897"/>
    <w:rsid w:val="00A278EE"/>
    <w:rsid w:val="00A30AB2"/>
    <w:rsid w:val="00A327B1"/>
    <w:rsid w:val="00A35503"/>
    <w:rsid w:val="00A36CCB"/>
    <w:rsid w:val="00A36E67"/>
    <w:rsid w:val="00A414CE"/>
    <w:rsid w:val="00A43E67"/>
    <w:rsid w:val="00A44668"/>
    <w:rsid w:val="00A44944"/>
    <w:rsid w:val="00A45039"/>
    <w:rsid w:val="00A47D14"/>
    <w:rsid w:val="00A54EEC"/>
    <w:rsid w:val="00A572CC"/>
    <w:rsid w:val="00A5772C"/>
    <w:rsid w:val="00A60E08"/>
    <w:rsid w:val="00A6426E"/>
    <w:rsid w:val="00A66EF9"/>
    <w:rsid w:val="00A67924"/>
    <w:rsid w:val="00A715EA"/>
    <w:rsid w:val="00A74247"/>
    <w:rsid w:val="00A823D8"/>
    <w:rsid w:val="00A85549"/>
    <w:rsid w:val="00A8752C"/>
    <w:rsid w:val="00A906C9"/>
    <w:rsid w:val="00A90A14"/>
    <w:rsid w:val="00A91DA0"/>
    <w:rsid w:val="00A92264"/>
    <w:rsid w:val="00A95388"/>
    <w:rsid w:val="00A9610A"/>
    <w:rsid w:val="00AA77D9"/>
    <w:rsid w:val="00AB5423"/>
    <w:rsid w:val="00AC4B0C"/>
    <w:rsid w:val="00AC607C"/>
    <w:rsid w:val="00AD0474"/>
    <w:rsid w:val="00AD1D12"/>
    <w:rsid w:val="00AD2C9E"/>
    <w:rsid w:val="00AE099B"/>
    <w:rsid w:val="00AE1180"/>
    <w:rsid w:val="00AE5BCD"/>
    <w:rsid w:val="00AF3BBC"/>
    <w:rsid w:val="00AF4558"/>
    <w:rsid w:val="00AF5D91"/>
    <w:rsid w:val="00AF7DB8"/>
    <w:rsid w:val="00B02C74"/>
    <w:rsid w:val="00B03A7A"/>
    <w:rsid w:val="00B04367"/>
    <w:rsid w:val="00B04B1E"/>
    <w:rsid w:val="00B04FCE"/>
    <w:rsid w:val="00B074E5"/>
    <w:rsid w:val="00B118F5"/>
    <w:rsid w:val="00B11F2E"/>
    <w:rsid w:val="00B1236D"/>
    <w:rsid w:val="00B159A1"/>
    <w:rsid w:val="00B15D38"/>
    <w:rsid w:val="00B22E62"/>
    <w:rsid w:val="00B247C9"/>
    <w:rsid w:val="00B26057"/>
    <w:rsid w:val="00B3667A"/>
    <w:rsid w:val="00B40610"/>
    <w:rsid w:val="00B440DD"/>
    <w:rsid w:val="00B55920"/>
    <w:rsid w:val="00B57551"/>
    <w:rsid w:val="00B57640"/>
    <w:rsid w:val="00B61415"/>
    <w:rsid w:val="00B63C4E"/>
    <w:rsid w:val="00B71519"/>
    <w:rsid w:val="00B77E87"/>
    <w:rsid w:val="00B82F2E"/>
    <w:rsid w:val="00B92548"/>
    <w:rsid w:val="00B94E13"/>
    <w:rsid w:val="00B96B7D"/>
    <w:rsid w:val="00BA2937"/>
    <w:rsid w:val="00BA41EA"/>
    <w:rsid w:val="00BA7852"/>
    <w:rsid w:val="00BB02EA"/>
    <w:rsid w:val="00BB2279"/>
    <w:rsid w:val="00BC1A92"/>
    <w:rsid w:val="00BC2177"/>
    <w:rsid w:val="00BC57DD"/>
    <w:rsid w:val="00BC7B15"/>
    <w:rsid w:val="00BC7BAA"/>
    <w:rsid w:val="00BD110C"/>
    <w:rsid w:val="00BD35C1"/>
    <w:rsid w:val="00BD4E39"/>
    <w:rsid w:val="00BE0D7E"/>
    <w:rsid w:val="00BE3363"/>
    <w:rsid w:val="00BE7446"/>
    <w:rsid w:val="00BF153C"/>
    <w:rsid w:val="00BF20F3"/>
    <w:rsid w:val="00BF29A8"/>
    <w:rsid w:val="00BF37AA"/>
    <w:rsid w:val="00C01779"/>
    <w:rsid w:val="00C021E7"/>
    <w:rsid w:val="00C03A41"/>
    <w:rsid w:val="00C040EF"/>
    <w:rsid w:val="00C05640"/>
    <w:rsid w:val="00C06599"/>
    <w:rsid w:val="00C070B5"/>
    <w:rsid w:val="00C10890"/>
    <w:rsid w:val="00C109E0"/>
    <w:rsid w:val="00C127C6"/>
    <w:rsid w:val="00C12E92"/>
    <w:rsid w:val="00C13B55"/>
    <w:rsid w:val="00C145A7"/>
    <w:rsid w:val="00C20F65"/>
    <w:rsid w:val="00C233B1"/>
    <w:rsid w:val="00C24FA6"/>
    <w:rsid w:val="00C27D3F"/>
    <w:rsid w:val="00C4053B"/>
    <w:rsid w:val="00C43E5D"/>
    <w:rsid w:val="00C47845"/>
    <w:rsid w:val="00C52455"/>
    <w:rsid w:val="00C52B62"/>
    <w:rsid w:val="00C54288"/>
    <w:rsid w:val="00C5681F"/>
    <w:rsid w:val="00C5682D"/>
    <w:rsid w:val="00C71BEF"/>
    <w:rsid w:val="00C72ABE"/>
    <w:rsid w:val="00C81993"/>
    <w:rsid w:val="00C82DF6"/>
    <w:rsid w:val="00C83722"/>
    <w:rsid w:val="00C90795"/>
    <w:rsid w:val="00C914FE"/>
    <w:rsid w:val="00C92BB3"/>
    <w:rsid w:val="00C94C4E"/>
    <w:rsid w:val="00C9528D"/>
    <w:rsid w:val="00C95BF8"/>
    <w:rsid w:val="00C97E61"/>
    <w:rsid w:val="00CA2DD3"/>
    <w:rsid w:val="00CB0B94"/>
    <w:rsid w:val="00CB2AB0"/>
    <w:rsid w:val="00CB4794"/>
    <w:rsid w:val="00CB7F78"/>
    <w:rsid w:val="00CC0539"/>
    <w:rsid w:val="00CD0511"/>
    <w:rsid w:val="00CD1873"/>
    <w:rsid w:val="00CD1C37"/>
    <w:rsid w:val="00CD2574"/>
    <w:rsid w:val="00CD4C35"/>
    <w:rsid w:val="00CD7849"/>
    <w:rsid w:val="00CE2DFB"/>
    <w:rsid w:val="00CE4E86"/>
    <w:rsid w:val="00CF037F"/>
    <w:rsid w:val="00CF0AB2"/>
    <w:rsid w:val="00CF1FDC"/>
    <w:rsid w:val="00CF2576"/>
    <w:rsid w:val="00CF2784"/>
    <w:rsid w:val="00CF325E"/>
    <w:rsid w:val="00CF33C5"/>
    <w:rsid w:val="00CF37BF"/>
    <w:rsid w:val="00CF7338"/>
    <w:rsid w:val="00CF7E2B"/>
    <w:rsid w:val="00D0057C"/>
    <w:rsid w:val="00D06E90"/>
    <w:rsid w:val="00D100AB"/>
    <w:rsid w:val="00D11519"/>
    <w:rsid w:val="00D11B12"/>
    <w:rsid w:val="00D11F66"/>
    <w:rsid w:val="00D12907"/>
    <w:rsid w:val="00D12EE5"/>
    <w:rsid w:val="00D14525"/>
    <w:rsid w:val="00D146F0"/>
    <w:rsid w:val="00D22E51"/>
    <w:rsid w:val="00D230A7"/>
    <w:rsid w:val="00D27DB2"/>
    <w:rsid w:val="00D330B7"/>
    <w:rsid w:val="00D36DCF"/>
    <w:rsid w:val="00D400C7"/>
    <w:rsid w:val="00D430C6"/>
    <w:rsid w:val="00D43383"/>
    <w:rsid w:val="00D442BE"/>
    <w:rsid w:val="00D47E93"/>
    <w:rsid w:val="00D510E5"/>
    <w:rsid w:val="00D533E0"/>
    <w:rsid w:val="00D5381C"/>
    <w:rsid w:val="00D55CDD"/>
    <w:rsid w:val="00D56C0C"/>
    <w:rsid w:val="00D6476C"/>
    <w:rsid w:val="00D67641"/>
    <w:rsid w:val="00D67E4E"/>
    <w:rsid w:val="00D70A6C"/>
    <w:rsid w:val="00D72925"/>
    <w:rsid w:val="00D72A3E"/>
    <w:rsid w:val="00D76C4F"/>
    <w:rsid w:val="00D8307C"/>
    <w:rsid w:val="00D8464D"/>
    <w:rsid w:val="00D950EE"/>
    <w:rsid w:val="00D9663D"/>
    <w:rsid w:val="00DA1B52"/>
    <w:rsid w:val="00DA5E6A"/>
    <w:rsid w:val="00DA7B04"/>
    <w:rsid w:val="00DB258D"/>
    <w:rsid w:val="00DB313C"/>
    <w:rsid w:val="00DB386A"/>
    <w:rsid w:val="00DB4750"/>
    <w:rsid w:val="00DB5042"/>
    <w:rsid w:val="00DB6E0A"/>
    <w:rsid w:val="00DB7A53"/>
    <w:rsid w:val="00DC020F"/>
    <w:rsid w:val="00DC4A80"/>
    <w:rsid w:val="00DC521C"/>
    <w:rsid w:val="00DC5DAF"/>
    <w:rsid w:val="00DC74BC"/>
    <w:rsid w:val="00DD0F90"/>
    <w:rsid w:val="00DD3221"/>
    <w:rsid w:val="00DD3E58"/>
    <w:rsid w:val="00DD7C76"/>
    <w:rsid w:val="00DE0BCC"/>
    <w:rsid w:val="00DE695F"/>
    <w:rsid w:val="00DF5705"/>
    <w:rsid w:val="00E0246A"/>
    <w:rsid w:val="00E04D9B"/>
    <w:rsid w:val="00E05F88"/>
    <w:rsid w:val="00E064E5"/>
    <w:rsid w:val="00E06E5F"/>
    <w:rsid w:val="00E0736A"/>
    <w:rsid w:val="00E076AB"/>
    <w:rsid w:val="00E1129F"/>
    <w:rsid w:val="00E11BFE"/>
    <w:rsid w:val="00E1371B"/>
    <w:rsid w:val="00E14E22"/>
    <w:rsid w:val="00E1639E"/>
    <w:rsid w:val="00E23F9B"/>
    <w:rsid w:val="00E27419"/>
    <w:rsid w:val="00E30F66"/>
    <w:rsid w:val="00E31062"/>
    <w:rsid w:val="00E3132B"/>
    <w:rsid w:val="00E320E4"/>
    <w:rsid w:val="00E4223C"/>
    <w:rsid w:val="00E43A0F"/>
    <w:rsid w:val="00E44EBC"/>
    <w:rsid w:val="00E453E0"/>
    <w:rsid w:val="00E463D1"/>
    <w:rsid w:val="00E4650B"/>
    <w:rsid w:val="00E513EC"/>
    <w:rsid w:val="00E516DA"/>
    <w:rsid w:val="00E51E0B"/>
    <w:rsid w:val="00E54338"/>
    <w:rsid w:val="00E61CD6"/>
    <w:rsid w:val="00E66D13"/>
    <w:rsid w:val="00E67D77"/>
    <w:rsid w:val="00E702F9"/>
    <w:rsid w:val="00E7555F"/>
    <w:rsid w:val="00E803C0"/>
    <w:rsid w:val="00E82D99"/>
    <w:rsid w:val="00E90873"/>
    <w:rsid w:val="00E90AAC"/>
    <w:rsid w:val="00E92993"/>
    <w:rsid w:val="00E933A7"/>
    <w:rsid w:val="00E967FB"/>
    <w:rsid w:val="00EA0EE7"/>
    <w:rsid w:val="00EB481D"/>
    <w:rsid w:val="00EB5383"/>
    <w:rsid w:val="00EB5582"/>
    <w:rsid w:val="00EB6388"/>
    <w:rsid w:val="00EC3DBC"/>
    <w:rsid w:val="00EC4D6C"/>
    <w:rsid w:val="00ED2CF0"/>
    <w:rsid w:val="00ED53D3"/>
    <w:rsid w:val="00ED5E51"/>
    <w:rsid w:val="00ED635A"/>
    <w:rsid w:val="00ED7BA7"/>
    <w:rsid w:val="00EE0802"/>
    <w:rsid w:val="00EE0875"/>
    <w:rsid w:val="00EE2C63"/>
    <w:rsid w:val="00EE3583"/>
    <w:rsid w:val="00EE5963"/>
    <w:rsid w:val="00EE617B"/>
    <w:rsid w:val="00EE66D6"/>
    <w:rsid w:val="00EF0DA8"/>
    <w:rsid w:val="00EF1176"/>
    <w:rsid w:val="00EF44E0"/>
    <w:rsid w:val="00F00F84"/>
    <w:rsid w:val="00F02AAD"/>
    <w:rsid w:val="00F03ECD"/>
    <w:rsid w:val="00F04576"/>
    <w:rsid w:val="00F0713E"/>
    <w:rsid w:val="00F0730C"/>
    <w:rsid w:val="00F10CBF"/>
    <w:rsid w:val="00F13683"/>
    <w:rsid w:val="00F13E2C"/>
    <w:rsid w:val="00F15F2E"/>
    <w:rsid w:val="00F16937"/>
    <w:rsid w:val="00F26DB9"/>
    <w:rsid w:val="00F32291"/>
    <w:rsid w:val="00F36BA9"/>
    <w:rsid w:val="00F43247"/>
    <w:rsid w:val="00F51237"/>
    <w:rsid w:val="00F54F09"/>
    <w:rsid w:val="00F55534"/>
    <w:rsid w:val="00F559B1"/>
    <w:rsid w:val="00F61DF2"/>
    <w:rsid w:val="00F62466"/>
    <w:rsid w:val="00F63055"/>
    <w:rsid w:val="00F63AAA"/>
    <w:rsid w:val="00F6797D"/>
    <w:rsid w:val="00F735E5"/>
    <w:rsid w:val="00F801CB"/>
    <w:rsid w:val="00F80291"/>
    <w:rsid w:val="00F8124F"/>
    <w:rsid w:val="00F833C8"/>
    <w:rsid w:val="00F93F71"/>
    <w:rsid w:val="00FA7E44"/>
    <w:rsid w:val="00FB31A2"/>
    <w:rsid w:val="00FB728B"/>
    <w:rsid w:val="00FC4C35"/>
    <w:rsid w:val="00FC716B"/>
    <w:rsid w:val="00FD0B63"/>
    <w:rsid w:val="00FD2AAF"/>
    <w:rsid w:val="00FD3348"/>
    <w:rsid w:val="00FD3A93"/>
    <w:rsid w:val="00FD451E"/>
    <w:rsid w:val="00FE07AF"/>
    <w:rsid w:val="00FE6791"/>
    <w:rsid w:val="00FF1079"/>
    <w:rsid w:val="00FF26BD"/>
    <w:rsid w:val="00FF369C"/>
    <w:rsid w:val="00FF3755"/>
    <w:rsid w:val="092E4F91"/>
    <w:rsid w:val="0D27A2FF"/>
    <w:rsid w:val="1B2AFCE0"/>
    <w:rsid w:val="3BB249C0"/>
    <w:rsid w:val="59FFB869"/>
    <w:rsid w:val="660D2A7E"/>
    <w:rsid w:val="6B0F9FD0"/>
    <w:rsid w:val="6ECB9605"/>
  </w:rsids>
  <m:mathPr>
    <m:mathFont m:val="Cambria Math"/>
    <m:brkBin m:val="before"/>
    <m:brkBinSub m:val="--"/>
    <m:smallFrac m:val="0"/>
    <m:dispDef/>
    <m:lMargin m:val="0"/>
    <m:rMargin m:val="0"/>
    <m:defJc m:val="centerGroup"/>
    <m:wrapIndent m:val="1440"/>
    <m:intLim m:val="subSup"/>
    <m:naryLim m:val="undOvr"/>
  </m:mathPr>
  <w:themeFontLang w:val="en-SG"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9C4DD7"/>
  <w14:defaultImageDpi w14:val="32767"/>
  <w15:docId w15:val="{B70B9246-E7DB-476E-8085-B62E68FBB2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40EAC"/>
    <w:pPr>
      <w:widowControl w:val="0"/>
      <w:spacing w:after="0" w:line="240" w:lineRule="auto"/>
    </w:pPr>
  </w:style>
  <w:style w:type="paragraph" w:styleId="Heading1">
    <w:name w:val="heading 1"/>
    <w:basedOn w:val="Normal"/>
    <w:link w:val="Heading1Char"/>
    <w:uiPriority w:val="1"/>
    <w:qFormat/>
    <w:rsid w:val="008F2958"/>
    <w:pPr>
      <w:spacing w:before="70"/>
      <w:ind w:left="408" w:hanging="408"/>
      <w:outlineLvl w:val="0"/>
    </w:pPr>
    <w:rPr>
      <w:rFonts w:ascii="Arial" w:eastAsia="Arial" w:hAnsi="Arial"/>
      <w:b/>
      <w:bCs/>
      <w:sz w:val="26"/>
      <w:szCs w:val="26"/>
    </w:rPr>
  </w:style>
  <w:style w:type="paragraph" w:styleId="Heading2">
    <w:name w:val="heading 2"/>
    <w:basedOn w:val="Normal"/>
    <w:next w:val="Normal"/>
    <w:link w:val="Heading2Char"/>
    <w:uiPriority w:val="9"/>
    <w:unhideWhenUsed/>
    <w:qFormat/>
    <w:rsid w:val="000A4657"/>
    <w:pPr>
      <w:spacing w:before="57"/>
      <w:ind w:left="1578" w:right="1589"/>
      <w:jc w:val="center"/>
      <w:outlineLvl w:val="1"/>
    </w:pPr>
    <w:rPr>
      <w:rFonts w:ascii="Arial" w:hAnsi="Arial" w:cs="Arial"/>
      <w:b/>
      <w:sz w:val="33"/>
      <w:lang w:eastAsia="zh-SG"/>
    </w:rPr>
  </w:style>
  <w:style w:type="paragraph" w:styleId="Heading3">
    <w:name w:val="heading 3"/>
    <w:basedOn w:val="Normal"/>
    <w:link w:val="Heading3Char"/>
    <w:uiPriority w:val="1"/>
    <w:qFormat/>
    <w:rsid w:val="008F2958"/>
    <w:pPr>
      <w:ind w:left="408" w:hanging="408"/>
      <w:outlineLvl w:val="2"/>
    </w:pPr>
    <w:rPr>
      <w:rFonts w:ascii="Arial" w:eastAsia="Arial" w:hAnsi="Arial"/>
      <w:b/>
      <w:bCs/>
      <w:sz w:val="24"/>
      <w:szCs w:val="21"/>
    </w:rPr>
  </w:style>
  <w:style w:type="paragraph" w:styleId="Heading4">
    <w:name w:val="heading 4"/>
    <w:basedOn w:val="Normal"/>
    <w:next w:val="Normal"/>
    <w:link w:val="Heading4Char"/>
    <w:uiPriority w:val="9"/>
    <w:semiHidden/>
    <w:unhideWhenUsed/>
    <w:qFormat/>
    <w:rsid w:val="00240EA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1"/>
    <w:qFormat/>
    <w:rsid w:val="00EE0875"/>
    <w:pPr>
      <w:ind w:left="720" w:hanging="720"/>
      <w:outlineLvl w:val="4"/>
    </w:pPr>
    <w:rPr>
      <w:rFonts w:ascii="Arial" w:eastAsia="Verdana" w:hAnsi="Arial"/>
      <w:b/>
      <w:bCs/>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278EE"/>
    <w:rPr>
      <w:rFonts w:ascii="Tahoma" w:hAnsi="Tahoma" w:cs="Tahoma"/>
      <w:sz w:val="16"/>
      <w:szCs w:val="16"/>
    </w:rPr>
  </w:style>
  <w:style w:type="character" w:customStyle="1" w:styleId="BalloonTextChar">
    <w:name w:val="Balloon Text Char"/>
    <w:basedOn w:val="DefaultParagraphFont"/>
    <w:link w:val="BalloonText"/>
    <w:uiPriority w:val="99"/>
    <w:semiHidden/>
    <w:rsid w:val="00A278EE"/>
    <w:rPr>
      <w:rFonts w:ascii="Tahoma" w:hAnsi="Tahoma" w:cs="Tahoma"/>
      <w:sz w:val="16"/>
      <w:szCs w:val="16"/>
    </w:rPr>
  </w:style>
  <w:style w:type="character" w:styleId="Hyperlink">
    <w:name w:val="Hyperlink"/>
    <w:basedOn w:val="DefaultParagraphFont"/>
    <w:uiPriority w:val="99"/>
    <w:unhideWhenUsed/>
    <w:rsid w:val="006E7489"/>
    <w:rPr>
      <w:color w:val="0000FF" w:themeColor="hyperlink"/>
      <w:u w:val="single"/>
    </w:rPr>
  </w:style>
  <w:style w:type="paragraph" w:styleId="Header">
    <w:name w:val="header"/>
    <w:basedOn w:val="Normal"/>
    <w:link w:val="HeaderChar"/>
    <w:uiPriority w:val="99"/>
    <w:unhideWhenUsed/>
    <w:rsid w:val="006E7489"/>
    <w:pPr>
      <w:tabs>
        <w:tab w:val="center" w:pos="4513"/>
        <w:tab w:val="right" w:pos="9026"/>
      </w:tabs>
    </w:pPr>
  </w:style>
  <w:style w:type="character" w:customStyle="1" w:styleId="HeaderChar">
    <w:name w:val="Header Char"/>
    <w:basedOn w:val="DefaultParagraphFont"/>
    <w:link w:val="Header"/>
    <w:uiPriority w:val="99"/>
    <w:rsid w:val="006E7489"/>
  </w:style>
  <w:style w:type="paragraph" w:styleId="Footer">
    <w:name w:val="footer"/>
    <w:basedOn w:val="Normal"/>
    <w:link w:val="FooterChar"/>
    <w:uiPriority w:val="99"/>
    <w:unhideWhenUsed/>
    <w:rsid w:val="006E7489"/>
    <w:pPr>
      <w:tabs>
        <w:tab w:val="center" w:pos="4513"/>
        <w:tab w:val="right" w:pos="9026"/>
      </w:tabs>
    </w:pPr>
  </w:style>
  <w:style w:type="character" w:customStyle="1" w:styleId="FooterChar">
    <w:name w:val="Footer Char"/>
    <w:basedOn w:val="DefaultParagraphFont"/>
    <w:link w:val="Footer"/>
    <w:uiPriority w:val="99"/>
    <w:rsid w:val="006E7489"/>
  </w:style>
  <w:style w:type="paragraph" w:styleId="ListParagraph">
    <w:name w:val="List Paragraph"/>
    <w:basedOn w:val="Normal"/>
    <w:uiPriority w:val="34"/>
    <w:qFormat/>
    <w:rsid w:val="00382B85"/>
    <w:pPr>
      <w:ind w:left="720"/>
      <w:contextualSpacing/>
    </w:pPr>
  </w:style>
  <w:style w:type="character" w:customStyle="1" w:styleId="Heading1Char">
    <w:name w:val="Heading 1 Char"/>
    <w:basedOn w:val="DefaultParagraphFont"/>
    <w:link w:val="Heading1"/>
    <w:uiPriority w:val="1"/>
    <w:rsid w:val="008F2958"/>
    <w:rPr>
      <w:rFonts w:ascii="Arial" w:eastAsia="Arial" w:hAnsi="Arial"/>
      <w:b/>
      <w:bCs/>
      <w:sz w:val="26"/>
      <w:szCs w:val="26"/>
    </w:rPr>
  </w:style>
  <w:style w:type="character" w:customStyle="1" w:styleId="Heading3Char">
    <w:name w:val="Heading 3 Char"/>
    <w:basedOn w:val="DefaultParagraphFont"/>
    <w:link w:val="Heading3"/>
    <w:uiPriority w:val="1"/>
    <w:rsid w:val="008F2958"/>
    <w:rPr>
      <w:rFonts w:ascii="Arial" w:eastAsia="Arial" w:hAnsi="Arial"/>
      <w:b/>
      <w:bCs/>
      <w:sz w:val="24"/>
      <w:szCs w:val="21"/>
    </w:rPr>
  </w:style>
  <w:style w:type="character" w:customStyle="1" w:styleId="Heading4Char">
    <w:name w:val="Heading 4 Char"/>
    <w:basedOn w:val="DefaultParagraphFont"/>
    <w:link w:val="Heading4"/>
    <w:uiPriority w:val="9"/>
    <w:semiHidden/>
    <w:rsid w:val="00240EAC"/>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1"/>
    <w:rsid w:val="00EE0875"/>
    <w:rPr>
      <w:rFonts w:ascii="Arial" w:eastAsia="Verdana" w:hAnsi="Arial"/>
      <w:b/>
      <w:bCs/>
      <w:szCs w:val="16"/>
    </w:rPr>
  </w:style>
  <w:style w:type="paragraph" w:styleId="BodyText">
    <w:name w:val="Body Text"/>
    <w:basedOn w:val="Normal"/>
    <w:link w:val="BodyTextChar"/>
    <w:uiPriority w:val="1"/>
    <w:qFormat/>
    <w:rsid w:val="008F2958"/>
    <w:pPr>
      <w:tabs>
        <w:tab w:val="left" w:pos="426"/>
      </w:tabs>
      <w:spacing w:line="247" w:lineRule="auto"/>
      <w:ind w:left="408"/>
      <w:jc w:val="both"/>
    </w:pPr>
    <w:rPr>
      <w:rFonts w:ascii="Arial" w:eastAsia="Verdana" w:hAnsi="Arial" w:cs="Arial"/>
      <w:color w:val="000000" w:themeColor="text1"/>
      <w:spacing w:val="-1"/>
      <w:lang w:eastAsia="zh-SG"/>
    </w:rPr>
  </w:style>
  <w:style w:type="character" w:customStyle="1" w:styleId="BodyTextChar">
    <w:name w:val="Body Text Char"/>
    <w:basedOn w:val="DefaultParagraphFont"/>
    <w:link w:val="BodyText"/>
    <w:uiPriority w:val="1"/>
    <w:rsid w:val="008F2958"/>
    <w:rPr>
      <w:rFonts w:ascii="Arial" w:eastAsia="Verdana" w:hAnsi="Arial" w:cs="Arial"/>
      <w:color w:val="000000" w:themeColor="text1"/>
      <w:spacing w:val="-1"/>
      <w:lang w:eastAsia="zh-SG"/>
    </w:rPr>
  </w:style>
  <w:style w:type="paragraph" w:customStyle="1" w:styleId="TableParagraph">
    <w:name w:val="Table Paragraph"/>
    <w:basedOn w:val="Normal"/>
    <w:uiPriority w:val="1"/>
    <w:qFormat/>
    <w:rsid w:val="00240EAC"/>
  </w:style>
  <w:style w:type="character" w:styleId="Strong">
    <w:name w:val="Strong"/>
    <w:basedOn w:val="DefaultParagraphFont"/>
    <w:uiPriority w:val="22"/>
    <w:qFormat/>
    <w:rsid w:val="008D56E1"/>
    <w:rPr>
      <w:b/>
      <w:bCs/>
    </w:rPr>
  </w:style>
  <w:style w:type="paragraph" w:styleId="NormalWeb">
    <w:name w:val="Normal (Web)"/>
    <w:basedOn w:val="Normal"/>
    <w:uiPriority w:val="99"/>
    <w:unhideWhenUsed/>
    <w:rsid w:val="008D56E1"/>
    <w:pPr>
      <w:widowControl/>
    </w:pPr>
    <w:rPr>
      <w:rFonts w:ascii="Verdana" w:eastAsia="Times New Roman" w:hAnsi="Verdana" w:cs="Times New Roman"/>
      <w:sz w:val="24"/>
      <w:szCs w:val="24"/>
      <w:lang w:eastAsia="zh-CN"/>
    </w:rPr>
  </w:style>
  <w:style w:type="table" w:styleId="TableGrid">
    <w:name w:val="Table Grid"/>
    <w:basedOn w:val="TableNormal"/>
    <w:uiPriority w:val="59"/>
    <w:rsid w:val="009C7DE7"/>
    <w:pPr>
      <w:spacing w:after="0" w:line="240" w:lineRule="auto"/>
    </w:pPr>
    <w:rPr>
      <w:rFonts w:ascii="Times New Roman" w:hAnsi="Times New Roman" w:cs="Times New Roman"/>
      <w:sz w:val="20"/>
      <w:szCs w:val="20"/>
      <w:lang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eItems">
    <w:name w:val="Line Items"/>
    <w:basedOn w:val="Normal"/>
    <w:rsid w:val="009C7DE7"/>
    <w:pPr>
      <w:widowControl/>
      <w:tabs>
        <w:tab w:val="num" w:pos="720"/>
      </w:tabs>
      <w:spacing w:before="60" w:after="60"/>
      <w:ind w:left="720" w:hanging="504"/>
    </w:pPr>
    <w:rPr>
      <w:rFonts w:ascii="Tahoma" w:eastAsia="SimSun" w:hAnsi="Tahoma" w:cs="Times New Roman"/>
      <w:sz w:val="20"/>
      <w:szCs w:val="20"/>
    </w:rPr>
  </w:style>
  <w:style w:type="character" w:customStyle="1" w:styleId="Heading2Char">
    <w:name w:val="Heading 2 Char"/>
    <w:basedOn w:val="DefaultParagraphFont"/>
    <w:link w:val="Heading2"/>
    <w:uiPriority w:val="9"/>
    <w:rsid w:val="000A4657"/>
    <w:rPr>
      <w:rFonts w:ascii="Arial" w:hAnsi="Arial" w:cs="Arial"/>
      <w:b/>
      <w:sz w:val="33"/>
      <w:lang w:val="en-US" w:eastAsia="zh-SG"/>
    </w:rPr>
  </w:style>
  <w:style w:type="paragraph" w:styleId="Subtitle">
    <w:name w:val="Subtitle"/>
    <w:basedOn w:val="BodyText"/>
    <w:next w:val="Normal"/>
    <w:link w:val="SubtitleChar"/>
    <w:uiPriority w:val="11"/>
    <w:qFormat/>
    <w:rsid w:val="00D533E0"/>
    <w:pPr>
      <w:ind w:right="406"/>
    </w:pPr>
    <w:rPr>
      <w:rFonts w:eastAsiaTheme="minorEastAsia"/>
      <w:color w:val="0070C0"/>
    </w:rPr>
  </w:style>
  <w:style w:type="character" w:customStyle="1" w:styleId="SubtitleChar">
    <w:name w:val="Subtitle Char"/>
    <w:basedOn w:val="DefaultParagraphFont"/>
    <w:link w:val="Subtitle"/>
    <w:uiPriority w:val="11"/>
    <w:rsid w:val="00D533E0"/>
    <w:rPr>
      <w:rFonts w:ascii="Arial" w:hAnsi="Arial" w:cs="Arial"/>
      <w:color w:val="0070C0"/>
      <w:spacing w:val="-1"/>
      <w:lang w:val="en-US" w:eastAsia="zh-SG"/>
    </w:rPr>
  </w:style>
  <w:style w:type="paragraph" w:styleId="NoSpacing">
    <w:name w:val="No Spacing"/>
    <w:uiPriority w:val="1"/>
    <w:qFormat/>
    <w:rsid w:val="006A0DBC"/>
    <w:pPr>
      <w:spacing w:after="0" w:line="240" w:lineRule="auto"/>
    </w:pPr>
    <w:rPr>
      <w:rFonts w:eastAsiaTheme="minorHAnsi"/>
    </w:rPr>
  </w:style>
  <w:style w:type="paragraph" w:customStyle="1" w:styleId="Default">
    <w:name w:val="Default"/>
    <w:rsid w:val="0088673A"/>
    <w:pPr>
      <w:autoSpaceDE w:val="0"/>
      <w:autoSpaceDN w:val="0"/>
      <w:adjustRightInd w:val="0"/>
      <w:spacing w:after="0" w:line="240" w:lineRule="auto"/>
    </w:pPr>
    <w:rPr>
      <w:rFonts w:ascii="Arial" w:eastAsia="Times New Roman" w:hAnsi="Arial" w:cs="Arial"/>
      <w:color w:val="000000"/>
      <w:sz w:val="24"/>
      <w:szCs w:val="24"/>
      <w:lang w:eastAsia="en-SG"/>
    </w:rPr>
  </w:style>
  <w:style w:type="character" w:styleId="CommentReference">
    <w:name w:val="annotation reference"/>
    <w:basedOn w:val="DefaultParagraphFont"/>
    <w:uiPriority w:val="99"/>
    <w:semiHidden/>
    <w:unhideWhenUsed/>
    <w:rsid w:val="00682117"/>
    <w:rPr>
      <w:sz w:val="16"/>
      <w:szCs w:val="16"/>
    </w:rPr>
  </w:style>
  <w:style w:type="paragraph" w:styleId="CommentText">
    <w:name w:val="annotation text"/>
    <w:basedOn w:val="Normal"/>
    <w:link w:val="CommentTextChar"/>
    <w:uiPriority w:val="99"/>
    <w:semiHidden/>
    <w:unhideWhenUsed/>
    <w:rsid w:val="00682117"/>
    <w:rPr>
      <w:sz w:val="20"/>
      <w:szCs w:val="20"/>
    </w:rPr>
  </w:style>
  <w:style w:type="character" w:customStyle="1" w:styleId="CommentTextChar">
    <w:name w:val="Comment Text Char"/>
    <w:basedOn w:val="DefaultParagraphFont"/>
    <w:link w:val="CommentText"/>
    <w:uiPriority w:val="99"/>
    <w:semiHidden/>
    <w:rsid w:val="00682117"/>
    <w:rPr>
      <w:sz w:val="20"/>
      <w:szCs w:val="20"/>
      <w:lang w:val="en-US"/>
    </w:rPr>
  </w:style>
  <w:style w:type="paragraph" w:styleId="CommentSubject">
    <w:name w:val="annotation subject"/>
    <w:basedOn w:val="CommentText"/>
    <w:next w:val="CommentText"/>
    <w:link w:val="CommentSubjectChar"/>
    <w:uiPriority w:val="99"/>
    <w:semiHidden/>
    <w:unhideWhenUsed/>
    <w:rsid w:val="00682117"/>
    <w:rPr>
      <w:b/>
      <w:bCs/>
    </w:rPr>
  </w:style>
  <w:style w:type="character" w:customStyle="1" w:styleId="CommentSubjectChar">
    <w:name w:val="Comment Subject Char"/>
    <w:basedOn w:val="CommentTextChar"/>
    <w:link w:val="CommentSubject"/>
    <w:uiPriority w:val="99"/>
    <w:semiHidden/>
    <w:rsid w:val="00682117"/>
    <w:rPr>
      <w:b/>
      <w:bCs/>
      <w:sz w:val="20"/>
      <w:szCs w:val="20"/>
      <w:lang w:val="en-US"/>
    </w:rPr>
  </w:style>
  <w:style w:type="paragraph" w:customStyle="1" w:styleId="TableText-TextLeft">
    <w:name w:val="Table Text - Text Left"/>
    <w:basedOn w:val="BodyText"/>
    <w:next w:val="Normal"/>
    <w:autoRedefine/>
    <w:uiPriority w:val="99"/>
    <w:rsid w:val="007C4CA3"/>
    <w:pPr>
      <w:widowControl/>
      <w:tabs>
        <w:tab w:val="clear" w:pos="426"/>
        <w:tab w:val="left" w:pos="567"/>
        <w:tab w:val="left" w:pos="1134"/>
        <w:tab w:val="left" w:pos="1418"/>
      </w:tabs>
      <w:spacing w:before="120" w:after="120" w:line="240" w:lineRule="auto"/>
      <w:ind w:left="0"/>
      <w:jc w:val="left"/>
    </w:pPr>
    <w:rPr>
      <w:rFonts w:ascii="Gill Sans MT" w:eastAsia="Times New Roman" w:hAnsi="Gill Sans MT"/>
      <w:color w:val="auto"/>
      <w:spacing w:val="0"/>
      <w:lang w:val="en-AU" w:eastAsia="en-US"/>
    </w:rPr>
  </w:style>
  <w:style w:type="paragraph" w:customStyle="1" w:styleId="TableText-TextRight">
    <w:name w:val="Table Text - Text Right"/>
    <w:basedOn w:val="Normal"/>
    <w:link w:val="TableText-TextRightCharChar"/>
    <w:uiPriority w:val="99"/>
    <w:rsid w:val="007C4CA3"/>
    <w:pPr>
      <w:framePr w:wrap="around" w:vAnchor="text" w:hAnchor="text" w:y="1"/>
      <w:widowControl/>
      <w:tabs>
        <w:tab w:val="left" w:pos="142"/>
      </w:tabs>
      <w:spacing w:before="120" w:after="120"/>
      <w:ind w:right="113"/>
      <w:jc w:val="right"/>
    </w:pPr>
    <w:rPr>
      <w:rFonts w:ascii="Gill Sans MT" w:eastAsia="Times New Roman" w:hAnsi="Gill Sans MT" w:cs="Arial"/>
      <w:b/>
      <w:lang w:val="en-AU"/>
    </w:rPr>
  </w:style>
  <w:style w:type="character" w:customStyle="1" w:styleId="TableText-TextRightCharChar">
    <w:name w:val="Table Text - Text Right Char Char"/>
    <w:basedOn w:val="DefaultParagraphFont"/>
    <w:link w:val="TableText-TextRight"/>
    <w:uiPriority w:val="99"/>
    <w:locked/>
    <w:rsid w:val="007C4CA3"/>
    <w:rPr>
      <w:rFonts w:ascii="Gill Sans MT" w:eastAsia="Times New Roman" w:hAnsi="Gill Sans MT" w:cs="Arial"/>
      <w:b/>
      <w:lang w:val="en-AU"/>
    </w:rPr>
  </w:style>
  <w:style w:type="paragraph" w:customStyle="1" w:styleId="StyleArial11ptJustifiedAfter6pt">
    <w:name w:val="Style Arial 11 pt Justified After:  6 pt"/>
    <w:basedOn w:val="Normal"/>
    <w:rsid w:val="00C233B1"/>
    <w:pPr>
      <w:widowControl/>
      <w:spacing w:after="120"/>
      <w:jc w:val="both"/>
    </w:pPr>
    <w:rPr>
      <w:rFonts w:ascii="Georgia" w:eastAsia="Times New Roman" w:hAnsi="Georgia" w:cs="Georgia"/>
      <w:lang w:val="en-AU"/>
    </w:rPr>
  </w:style>
  <w:style w:type="character" w:customStyle="1" w:styleId="notbold">
    <w:name w:val="notbold"/>
    <w:basedOn w:val="DefaultParagraphFont"/>
    <w:rsid w:val="00C233B1"/>
  </w:style>
  <w:style w:type="paragraph" w:styleId="Revision">
    <w:name w:val="Revision"/>
    <w:hidden/>
    <w:uiPriority w:val="99"/>
    <w:semiHidden/>
    <w:rsid w:val="00DC5DAF"/>
    <w:pPr>
      <w:spacing w:after="0" w:line="240" w:lineRule="auto"/>
    </w:pPr>
  </w:style>
  <w:style w:type="table" w:styleId="TableTheme">
    <w:name w:val="Table Theme"/>
    <w:basedOn w:val="TableNormal"/>
    <w:uiPriority w:val="99"/>
    <w:rsid w:val="00071138"/>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3">
    <w:name w:val="List Table 1 Light Accent 3"/>
    <w:basedOn w:val="TableNormal"/>
    <w:uiPriority w:val="46"/>
    <w:rsid w:val="003055DE"/>
    <w:pPr>
      <w:spacing w:after="0" w:line="240" w:lineRule="auto"/>
    </w:p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aption">
    <w:name w:val="caption"/>
    <w:basedOn w:val="Normal"/>
    <w:next w:val="Normal"/>
    <w:uiPriority w:val="35"/>
    <w:unhideWhenUsed/>
    <w:qFormat/>
    <w:rsid w:val="00746B2B"/>
    <w:pPr>
      <w:spacing w:after="200"/>
    </w:pPr>
    <w:rPr>
      <w:i/>
      <w:iCs/>
      <w:color w:val="1F497D" w:themeColor="text2"/>
      <w:sz w:val="18"/>
      <w:szCs w:val="18"/>
    </w:rPr>
  </w:style>
  <w:style w:type="table" w:styleId="PlainTable1">
    <w:name w:val="Plain Table 1"/>
    <w:basedOn w:val="TableNormal"/>
    <w:uiPriority w:val="41"/>
    <w:rsid w:val="009D576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rsid w:val="00701BB5"/>
    <w:rPr>
      <w:color w:val="808080"/>
    </w:rPr>
  </w:style>
  <w:style w:type="character" w:styleId="UnresolvedMention">
    <w:name w:val="Unresolved Mention"/>
    <w:basedOn w:val="DefaultParagraphFont"/>
    <w:uiPriority w:val="99"/>
    <w:semiHidden/>
    <w:unhideWhenUsed/>
    <w:rsid w:val="00E90A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7196875">
      <w:bodyDiv w:val="1"/>
      <w:marLeft w:val="0"/>
      <w:marRight w:val="0"/>
      <w:marTop w:val="0"/>
      <w:marBottom w:val="0"/>
      <w:divBdr>
        <w:top w:val="none" w:sz="0" w:space="0" w:color="auto"/>
        <w:left w:val="none" w:sz="0" w:space="0" w:color="auto"/>
        <w:bottom w:val="none" w:sz="0" w:space="0" w:color="auto"/>
        <w:right w:val="none" w:sz="0" w:space="0" w:color="auto"/>
      </w:divBdr>
      <w:divsChild>
        <w:div w:id="1590233971">
          <w:marLeft w:val="150"/>
          <w:marRight w:val="150"/>
          <w:marTop w:val="0"/>
          <w:marBottom w:val="0"/>
          <w:divBdr>
            <w:top w:val="none" w:sz="0" w:space="0" w:color="auto"/>
            <w:left w:val="none" w:sz="0" w:space="0" w:color="auto"/>
            <w:bottom w:val="none" w:sz="0" w:space="0" w:color="auto"/>
            <w:right w:val="none" w:sz="0" w:space="0" w:color="auto"/>
          </w:divBdr>
          <w:divsChild>
            <w:div w:id="413743868">
              <w:marLeft w:val="0"/>
              <w:marRight w:val="0"/>
              <w:marTop w:val="0"/>
              <w:marBottom w:val="0"/>
              <w:divBdr>
                <w:top w:val="none" w:sz="0" w:space="0" w:color="auto"/>
                <w:left w:val="none" w:sz="0" w:space="0" w:color="auto"/>
                <w:bottom w:val="none" w:sz="0" w:space="0" w:color="auto"/>
                <w:right w:val="none" w:sz="0" w:space="0" w:color="auto"/>
              </w:divBdr>
              <w:divsChild>
                <w:div w:id="217664461">
                  <w:marLeft w:val="0"/>
                  <w:marRight w:val="0"/>
                  <w:marTop w:val="0"/>
                  <w:marBottom w:val="0"/>
                  <w:divBdr>
                    <w:top w:val="none" w:sz="0" w:space="0" w:color="auto"/>
                    <w:left w:val="none" w:sz="0" w:space="0" w:color="auto"/>
                    <w:bottom w:val="none" w:sz="0" w:space="0" w:color="auto"/>
                    <w:right w:val="none" w:sz="0" w:space="0" w:color="auto"/>
                  </w:divBdr>
                </w:div>
                <w:div w:id="1181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573061">
      <w:bodyDiv w:val="1"/>
      <w:marLeft w:val="0"/>
      <w:marRight w:val="0"/>
      <w:marTop w:val="0"/>
      <w:marBottom w:val="0"/>
      <w:divBdr>
        <w:top w:val="none" w:sz="0" w:space="0" w:color="auto"/>
        <w:left w:val="none" w:sz="0" w:space="0" w:color="auto"/>
        <w:bottom w:val="none" w:sz="0" w:space="0" w:color="auto"/>
        <w:right w:val="none" w:sz="0" w:space="0" w:color="auto"/>
      </w:divBdr>
      <w:divsChild>
        <w:div w:id="843595354">
          <w:marLeft w:val="274"/>
          <w:marRight w:val="0"/>
          <w:marTop w:val="0"/>
          <w:marBottom w:val="0"/>
          <w:divBdr>
            <w:top w:val="none" w:sz="0" w:space="0" w:color="auto"/>
            <w:left w:val="none" w:sz="0" w:space="0" w:color="auto"/>
            <w:bottom w:val="none" w:sz="0" w:space="0" w:color="auto"/>
            <w:right w:val="none" w:sz="0" w:space="0" w:color="auto"/>
          </w:divBdr>
        </w:div>
      </w:divsChild>
    </w:div>
    <w:div w:id="482700111">
      <w:bodyDiv w:val="1"/>
      <w:marLeft w:val="0"/>
      <w:marRight w:val="0"/>
      <w:marTop w:val="0"/>
      <w:marBottom w:val="0"/>
      <w:divBdr>
        <w:top w:val="none" w:sz="0" w:space="0" w:color="auto"/>
        <w:left w:val="none" w:sz="0" w:space="0" w:color="auto"/>
        <w:bottom w:val="none" w:sz="0" w:space="0" w:color="auto"/>
        <w:right w:val="none" w:sz="0" w:space="0" w:color="auto"/>
      </w:divBdr>
      <w:divsChild>
        <w:div w:id="2088729044">
          <w:marLeft w:val="150"/>
          <w:marRight w:val="150"/>
          <w:marTop w:val="0"/>
          <w:marBottom w:val="0"/>
          <w:divBdr>
            <w:top w:val="none" w:sz="0" w:space="0" w:color="auto"/>
            <w:left w:val="none" w:sz="0" w:space="0" w:color="auto"/>
            <w:bottom w:val="none" w:sz="0" w:space="0" w:color="auto"/>
            <w:right w:val="none" w:sz="0" w:space="0" w:color="auto"/>
          </w:divBdr>
        </w:div>
      </w:divsChild>
    </w:div>
    <w:div w:id="483084297">
      <w:bodyDiv w:val="1"/>
      <w:marLeft w:val="0"/>
      <w:marRight w:val="0"/>
      <w:marTop w:val="0"/>
      <w:marBottom w:val="0"/>
      <w:divBdr>
        <w:top w:val="none" w:sz="0" w:space="0" w:color="auto"/>
        <w:left w:val="none" w:sz="0" w:space="0" w:color="auto"/>
        <w:bottom w:val="none" w:sz="0" w:space="0" w:color="auto"/>
        <w:right w:val="none" w:sz="0" w:space="0" w:color="auto"/>
      </w:divBdr>
    </w:div>
    <w:div w:id="566576591">
      <w:bodyDiv w:val="1"/>
      <w:marLeft w:val="0"/>
      <w:marRight w:val="0"/>
      <w:marTop w:val="0"/>
      <w:marBottom w:val="0"/>
      <w:divBdr>
        <w:top w:val="none" w:sz="0" w:space="0" w:color="auto"/>
        <w:left w:val="none" w:sz="0" w:space="0" w:color="auto"/>
        <w:bottom w:val="none" w:sz="0" w:space="0" w:color="auto"/>
        <w:right w:val="none" w:sz="0" w:space="0" w:color="auto"/>
      </w:divBdr>
      <w:divsChild>
        <w:div w:id="1359508684">
          <w:marLeft w:val="150"/>
          <w:marRight w:val="150"/>
          <w:marTop w:val="0"/>
          <w:marBottom w:val="0"/>
          <w:divBdr>
            <w:top w:val="none" w:sz="0" w:space="0" w:color="auto"/>
            <w:left w:val="none" w:sz="0" w:space="0" w:color="auto"/>
            <w:bottom w:val="none" w:sz="0" w:space="0" w:color="auto"/>
            <w:right w:val="none" w:sz="0" w:space="0" w:color="auto"/>
          </w:divBdr>
          <w:divsChild>
            <w:div w:id="616252856">
              <w:marLeft w:val="0"/>
              <w:marRight w:val="0"/>
              <w:marTop w:val="0"/>
              <w:marBottom w:val="0"/>
              <w:divBdr>
                <w:top w:val="none" w:sz="0" w:space="0" w:color="auto"/>
                <w:left w:val="none" w:sz="0" w:space="0" w:color="auto"/>
                <w:bottom w:val="none" w:sz="0" w:space="0" w:color="auto"/>
                <w:right w:val="none" w:sz="0" w:space="0" w:color="auto"/>
              </w:divBdr>
              <w:divsChild>
                <w:div w:id="1276013615">
                  <w:marLeft w:val="0"/>
                  <w:marRight w:val="0"/>
                  <w:marTop w:val="0"/>
                  <w:marBottom w:val="0"/>
                  <w:divBdr>
                    <w:top w:val="none" w:sz="0" w:space="0" w:color="auto"/>
                    <w:left w:val="none" w:sz="0" w:space="0" w:color="auto"/>
                    <w:bottom w:val="none" w:sz="0" w:space="0" w:color="auto"/>
                    <w:right w:val="none" w:sz="0" w:space="0" w:color="auto"/>
                  </w:divBdr>
                </w:div>
                <w:div w:id="188208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8542697">
      <w:bodyDiv w:val="1"/>
      <w:marLeft w:val="0"/>
      <w:marRight w:val="0"/>
      <w:marTop w:val="0"/>
      <w:marBottom w:val="0"/>
      <w:divBdr>
        <w:top w:val="none" w:sz="0" w:space="0" w:color="auto"/>
        <w:left w:val="none" w:sz="0" w:space="0" w:color="auto"/>
        <w:bottom w:val="none" w:sz="0" w:space="0" w:color="auto"/>
        <w:right w:val="none" w:sz="0" w:space="0" w:color="auto"/>
      </w:divBdr>
      <w:divsChild>
        <w:div w:id="872578659">
          <w:marLeft w:val="150"/>
          <w:marRight w:val="150"/>
          <w:marTop w:val="0"/>
          <w:marBottom w:val="0"/>
          <w:divBdr>
            <w:top w:val="none" w:sz="0" w:space="0" w:color="auto"/>
            <w:left w:val="none" w:sz="0" w:space="0" w:color="auto"/>
            <w:bottom w:val="none" w:sz="0" w:space="0" w:color="auto"/>
            <w:right w:val="none" w:sz="0" w:space="0" w:color="auto"/>
          </w:divBdr>
          <w:divsChild>
            <w:div w:id="199821984">
              <w:marLeft w:val="0"/>
              <w:marRight w:val="0"/>
              <w:marTop w:val="0"/>
              <w:marBottom w:val="0"/>
              <w:divBdr>
                <w:top w:val="none" w:sz="0" w:space="0" w:color="auto"/>
                <w:left w:val="none" w:sz="0" w:space="0" w:color="auto"/>
                <w:bottom w:val="none" w:sz="0" w:space="0" w:color="auto"/>
                <w:right w:val="none" w:sz="0" w:space="0" w:color="auto"/>
              </w:divBdr>
              <w:divsChild>
                <w:div w:id="1259675254">
                  <w:marLeft w:val="0"/>
                  <w:marRight w:val="0"/>
                  <w:marTop w:val="0"/>
                  <w:marBottom w:val="0"/>
                  <w:divBdr>
                    <w:top w:val="none" w:sz="0" w:space="0" w:color="auto"/>
                    <w:left w:val="none" w:sz="0" w:space="0" w:color="auto"/>
                    <w:bottom w:val="none" w:sz="0" w:space="0" w:color="auto"/>
                    <w:right w:val="none" w:sz="0" w:space="0" w:color="auto"/>
                  </w:divBdr>
                </w:div>
                <w:div w:id="515656643">
                  <w:marLeft w:val="0"/>
                  <w:marRight w:val="0"/>
                  <w:marTop w:val="0"/>
                  <w:marBottom w:val="0"/>
                  <w:divBdr>
                    <w:top w:val="none" w:sz="0" w:space="0" w:color="auto"/>
                    <w:left w:val="none" w:sz="0" w:space="0" w:color="auto"/>
                    <w:bottom w:val="none" w:sz="0" w:space="0" w:color="auto"/>
                    <w:right w:val="none" w:sz="0" w:space="0" w:color="auto"/>
                  </w:divBdr>
                </w:div>
                <w:div w:id="170799439">
                  <w:marLeft w:val="0"/>
                  <w:marRight w:val="0"/>
                  <w:marTop w:val="0"/>
                  <w:marBottom w:val="0"/>
                  <w:divBdr>
                    <w:top w:val="none" w:sz="0" w:space="0" w:color="auto"/>
                    <w:left w:val="none" w:sz="0" w:space="0" w:color="auto"/>
                    <w:bottom w:val="none" w:sz="0" w:space="0" w:color="auto"/>
                    <w:right w:val="none" w:sz="0" w:space="0" w:color="auto"/>
                  </w:divBdr>
                </w:div>
                <w:div w:id="736127032">
                  <w:marLeft w:val="0"/>
                  <w:marRight w:val="0"/>
                  <w:marTop w:val="0"/>
                  <w:marBottom w:val="0"/>
                  <w:divBdr>
                    <w:top w:val="none" w:sz="0" w:space="0" w:color="auto"/>
                    <w:left w:val="none" w:sz="0" w:space="0" w:color="auto"/>
                    <w:bottom w:val="none" w:sz="0" w:space="0" w:color="auto"/>
                    <w:right w:val="none" w:sz="0" w:space="0" w:color="auto"/>
                  </w:divBdr>
                </w:div>
                <w:div w:id="1649363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255390">
      <w:bodyDiv w:val="1"/>
      <w:marLeft w:val="0"/>
      <w:marRight w:val="0"/>
      <w:marTop w:val="0"/>
      <w:marBottom w:val="0"/>
      <w:divBdr>
        <w:top w:val="none" w:sz="0" w:space="0" w:color="auto"/>
        <w:left w:val="none" w:sz="0" w:space="0" w:color="auto"/>
        <w:bottom w:val="none" w:sz="0" w:space="0" w:color="auto"/>
        <w:right w:val="none" w:sz="0" w:space="0" w:color="auto"/>
      </w:divBdr>
      <w:divsChild>
        <w:div w:id="900407721">
          <w:marLeft w:val="150"/>
          <w:marRight w:val="150"/>
          <w:marTop w:val="0"/>
          <w:marBottom w:val="0"/>
          <w:divBdr>
            <w:top w:val="none" w:sz="0" w:space="0" w:color="auto"/>
            <w:left w:val="none" w:sz="0" w:space="0" w:color="auto"/>
            <w:bottom w:val="none" w:sz="0" w:space="0" w:color="auto"/>
            <w:right w:val="none" w:sz="0" w:space="0" w:color="auto"/>
          </w:divBdr>
          <w:divsChild>
            <w:div w:id="1867672498">
              <w:marLeft w:val="0"/>
              <w:marRight w:val="0"/>
              <w:marTop w:val="0"/>
              <w:marBottom w:val="0"/>
              <w:divBdr>
                <w:top w:val="none" w:sz="0" w:space="0" w:color="auto"/>
                <w:left w:val="none" w:sz="0" w:space="0" w:color="auto"/>
                <w:bottom w:val="none" w:sz="0" w:space="0" w:color="auto"/>
                <w:right w:val="none" w:sz="0" w:space="0" w:color="auto"/>
              </w:divBdr>
              <w:divsChild>
                <w:div w:id="798113736">
                  <w:marLeft w:val="0"/>
                  <w:marRight w:val="0"/>
                  <w:marTop w:val="0"/>
                  <w:marBottom w:val="0"/>
                  <w:divBdr>
                    <w:top w:val="none" w:sz="0" w:space="0" w:color="auto"/>
                    <w:left w:val="none" w:sz="0" w:space="0" w:color="auto"/>
                    <w:bottom w:val="none" w:sz="0" w:space="0" w:color="auto"/>
                    <w:right w:val="none" w:sz="0" w:space="0" w:color="auto"/>
                  </w:divBdr>
                </w:div>
                <w:div w:id="1857840690">
                  <w:marLeft w:val="0"/>
                  <w:marRight w:val="0"/>
                  <w:marTop w:val="0"/>
                  <w:marBottom w:val="0"/>
                  <w:divBdr>
                    <w:top w:val="none" w:sz="0" w:space="0" w:color="auto"/>
                    <w:left w:val="none" w:sz="0" w:space="0" w:color="auto"/>
                    <w:bottom w:val="none" w:sz="0" w:space="0" w:color="auto"/>
                    <w:right w:val="none" w:sz="0" w:space="0" w:color="auto"/>
                  </w:divBdr>
                </w:div>
                <w:div w:id="839079332">
                  <w:marLeft w:val="0"/>
                  <w:marRight w:val="0"/>
                  <w:marTop w:val="0"/>
                  <w:marBottom w:val="0"/>
                  <w:divBdr>
                    <w:top w:val="none" w:sz="0" w:space="0" w:color="auto"/>
                    <w:left w:val="none" w:sz="0" w:space="0" w:color="auto"/>
                    <w:bottom w:val="none" w:sz="0" w:space="0" w:color="auto"/>
                    <w:right w:val="none" w:sz="0" w:space="0" w:color="auto"/>
                  </w:divBdr>
                </w:div>
                <w:div w:id="348799667">
                  <w:marLeft w:val="0"/>
                  <w:marRight w:val="0"/>
                  <w:marTop w:val="0"/>
                  <w:marBottom w:val="0"/>
                  <w:divBdr>
                    <w:top w:val="none" w:sz="0" w:space="0" w:color="auto"/>
                    <w:left w:val="none" w:sz="0" w:space="0" w:color="auto"/>
                    <w:bottom w:val="none" w:sz="0" w:space="0" w:color="auto"/>
                    <w:right w:val="none" w:sz="0" w:space="0" w:color="auto"/>
                  </w:divBdr>
                </w:div>
                <w:div w:id="2042975761">
                  <w:marLeft w:val="0"/>
                  <w:marRight w:val="0"/>
                  <w:marTop w:val="0"/>
                  <w:marBottom w:val="0"/>
                  <w:divBdr>
                    <w:top w:val="none" w:sz="0" w:space="0" w:color="auto"/>
                    <w:left w:val="none" w:sz="0" w:space="0" w:color="auto"/>
                    <w:bottom w:val="none" w:sz="0" w:space="0" w:color="auto"/>
                    <w:right w:val="none" w:sz="0" w:space="0" w:color="auto"/>
                  </w:divBdr>
                </w:div>
                <w:div w:id="1492603872">
                  <w:marLeft w:val="0"/>
                  <w:marRight w:val="0"/>
                  <w:marTop w:val="0"/>
                  <w:marBottom w:val="0"/>
                  <w:divBdr>
                    <w:top w:val="none" w:sz="0" w:space="0" w:color="auto"/>
                    <w:left w:val="none" w:sz="0" w:space="0" w:color="auto"/>
                    <w:bottom w:val="none" w:sz="0" w:space="0" w:color="auto"/>
                    <w:right w:val="none" w:sz="0" w:space="0" w:color="auto"/>
                  </w:divBdr>
                </w:div>
                <w:div w:id="1730035670">
                  <w:marLeft w:val="0"/>
                  <w:marRight w:val="0"/>
                  <w:marTop w:val="0"/>
                  <w:marBottom w:val="0"/>
                  <w:divBdr>
                    <w:top w:val="none" w:sz="0" w:space="0" w:color="auto"/>
                    <w:left w:val="none" w:sz="0" w:space="0" w:color="auto"/>
                    <w:bottom w:val="none" w:sz="0" w:space="0" w:color="auto"/>
                    <w:right w:val="none" w:sz="0" w:space="0" w:color="auto"/>
                  </w:divBdr>
                </w:div>
                <w:div w:id="8546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75687">
      <w:bodyDiv w:val="1"/>
      <w:marLeft w:val="0"/>
      <w:marRight w:val="0"/>
      <w:marTop w:val="0"/>
      <w:marBottom w:val="0"/>
      <w:divBdr>
        <w:top w:val="none" w:sz="0" w:space="0" w:color="auto"/>
        <w:left w:val="none" w:sz="0" w:space="0" w:color="auto"/>
        <w:bottom w:val="none" w:sz="0" w:space="0" w:color="auto"/>
        <w:right w:val="none" w:sz="0" w:space="0" w:color="auto"/>
      </w:divBdr>
      <w:divsChild>
        <w:div w:id="230888483">
          <w:marLeft w:val="150"/>
          <w:marRight w:val="150"/>
          <w:marTop w:val="0"/>
          <w:marBottom w:val="0"/>
          <w:divBdr>
            <w:top w:val="none" w:sz="0" w:space="0" w:color="auto"/>
            <w:left w:val="none" w:sz="0" w:space="0" w:color="auto"/>
            <w:bottom w:val="none" w:sz="0" w:space="0" w:color="auto"/>
            <w:right w:val="none" w:sz="0" w:space="0" w:color="auto"/>
          </w:divBdr>
          <w:divsChild>
            <w:div w:id="1590847862">
              <w:marLeft w:val="0"/>
              <w:marRight w:val="0"/>
              <w:marTop w:val="0"/>
              <w:marBottom w:val="0"/>
              <w:divBdr>
                <w:top w:val="none" w:sz="0" w:space="0" w:color="auto"/>
                <w:left w:val="none" w:sz="0" w:space="0" w:color="auto"/>
                <w:bottom w:val="none" w:sz="0" w:space="0" w:color="auto"/>
                <w:right w:val="none" w:sz="0" w:space="0" w:color="auto"/>
              </w:divBdr>
              <w:divsChild>
                <w:div w:id="601033019">
                  <w:marLeft w:val="0"/>
                  <w:marRight w:val="0"/>
                  <w:marTop w:val="0"/>
                  <w:marBottom w:val="0"/>
                  <w:divBdr>
                    <w:top w:val="none" w:sz="0" w:space="0" w:color="auto"/>
                    <w:left w:val="none" w:sz="0" w:space="0" w:color="auto"/>
                    <w:bottom w:val="none" w:sz="0" w:space="0" w:color="auto"/>
                    <w:right w:val="none" w:sz="0" w:space="0" w:color="auto"/>
                  </w:divBdr>
                </w:div>
                <w:div w:id="34629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178010">
      <w:bodyDiv w:val="1"/>
      <w:marLeft w:val="0"/>
      <w:marRight w:val="0"/>
      <w:marTop w:val="0"/>
      <w:marBottom w:val="0"/>
      <w:divBdr>
        <w:top w:val="none" w:sz="0" w:space="0" w:color="auto"/>
        <w:left w:val="none" w:sz="0" w:space="0" w:color="auto"/>
        <w:bottom w:val="none" w:sz="0" w:space="0" w:color="auto"/>
        <w:right w:val="none" w:sz="0" w:space="0" w:color="auto"/>
      </w:divBdr>
    </w:div>
    <w:div w:id="917716845">
      <w:bodyDiv w:val="1"/>
      <w:marLeft w:val="0"/>
      <w:marRight w:val="0"/>
      <w:marTop w:val="0"/>
      <w:marBottom w:val="0"/>
      <w:divBdr>
        <w:top w:val="none" w:sz="0" w:space="0" w:color="auto"/>
        <w:left w:val="none" w:sz="0" w:space="0" w:color="auto"/>
        <w:bottom w:val="none" w:sz="0" w:space="0" w:color="auto"/>
        <w:right w:val="none" w:sz="0" w:space="0" w:color="auto"/>
      </w:divBdr>
    </w:div>
    <w:div w:id="1005787824">
      <w:bodyDiv w:val="1"/>
      <w:marLeft w:val="0"/>
      <w:marRight w:val="0"/>
      <w:marTop w:val="0"/>
      <w:marBottom w:val="0"/>
      <w:divBdr>
        <w:top w:val="none" w:sz="0" w:space="0" w:color="auto"/>
        <w:left w:val="none" w:sz="0" w:space="0" w:color="auto"/>
        <w:bottom w:val="none" w:sz="0" w:space="0" w:color="auto"/>
        <w:right w:val="none" w:sz="0" w:space="0" w:color="auto"/>
      </w:divBdr>
      <w:divsChild>
        <w:div w:id="1403602703">
          <w:marLeft w:val="150"/>
          <w:marRight w:val="150"/>
          <w:marTop w:val="0"/>
          <w:marBottom w:val="0"/>
          <w:divBdr>
            <w:top w:val="none" w:sz="0" w:space="0" w:color="auto"/>
            <w:left w:val="none" w:sz="0" w:space="0" w:color="auto"/>
            <w:bottom w:val="none" w:sz="0" w:space="0" w:color="auto"/>
            <w:right w:val="none" w:sz="0" w:space="0" w:color="auto"/>
          </w:divBdr>
        </w:div>
      </w:divsChild>
    </w:div>
    <w:div w:id="1031539378">
      <w:bodyDiv w:val="1"/>
      <w:marLeft w:val="0"/>
      <w:marRight w:val="0"/>
      <w:marTop w:val="0"/>
      <w:marBottom w:val="0"/>
      <w:divBdr>
        <w:top w:val="none" w:sz="0" w:space="0" w:color="auto"/>
        <w:left w:val="none" w:sz="0" w:space="0" w:color="auto"/>
        <w:bottom w:val="none" w:sz="0" w:space="0" w:color="auto"/>
        <w:right w:val="none" w:sz="0" w:space="0" w:color="auto"/>
      </w:divBdr>
    </w:div>
    <w:div w:id="1138374922">
      <w:bodyDiv w:val="1"/>
      <w:marLeft w:val="0"/>
      <w:marRight w:val="0"/>
      <w:marTop w:val="0"/>
      <w:marBottom w:val="0"/>
      <w:divBdr>
        <w:top w:val="none" w:sz="0" w:space="0" w:color="auto"/>
        <w:left w:val="none" w:sz="0" w:space="0" w:color="auto"/>
        <w:bottom w:val="none" w:sz="0" w:space="0" w:color="auto"/>
        <w:right w:val="none" w:sz="0" w:space="0" w:color="auto"/>
      </w:divBdr>
    </w:div>
    <w:div w:id="1285428087">
      <w:bodyDiv w:val="1"/>
      <w:marLeft w:val="0"/>
      <w:marRight w:val="0"/>
      <w:marTop w:val="0"/>
      <w:marBottom w:val="0"/>
      <w:divBdr>
        <w:top w:val="none" w:sz="0" w:space="0" w:color="auto"/>
        <w:left w:val="none" w:sz="0" w:space="0" w:color="auto"/>
        <w:bottom w:val="none" w:sz="0" w:space="0" w:color="auto"/>
        <w:right w:val="none" w:sz="0" w:space="0" w:color="auto"/>
      </w:divBdr>
      <w:divsChild>
        <w:div w:id="838228468">
          <w:marLeft w:val="150"/>
          <w:marRight w:val="150"/>
          <w:marTop w:val="0"/>
          <w:marBottom w:val="0"/>
          <w:divBdr>
            <w:top w:val="none" w:sz="0" w:space="0" w:color="auto"/>
            <w:left w:val="none" w:sz="0" w:space="0" w:color="auto"/>
            <w:bottom w:val="none" w:sz="0" w:space="0" w:color="auto"/>
            <w:right w:val="none" w:sz="0" w:space="0" w:color="auto"/>
          </w:divBdr>
          <w:divsChild>
            <w:div w:id="308555560">
              <w:marLeft w:val="0"/>
              <w:marRight w:val="0"/>
              <w:marTop w:val="0"/>
              <w:marBottom w:val="0"/>
              <w:divBdr>
                <w:top w:val="none" w:sz="0" w:space="0" w:color="auto"/>
                <w:left w:val="none" w:sz="0" w:space="0" w:color="auto"/>
                <w:bottom w:val="none" w:sz="0" w:space="0" w:color="auto"/>
                <w:right w:val="none" w:sz="0" w:space="0" w:color="auto"/>
              </w:divBdr>
              <w:divsChild>
                <w:div w:id="1226912879">
                  <w:marLeft w:val="0"/>
                  <w:marRight w:val="0"/>
                  <w:marTop w:val="0"/>
                  <w:marBottom w:val="0"/>
                  <w:divBdr>
                    <w:top w:val="none" w:sz="0" w:space="0" w:color="auto"/>
                    <w:left w:val="none" w:sz="0" w:space="0" w:color="auto"/>
                    <w:bottom w:val="none" w:sz="0" w:space="0" w:color="auto"/>
                    <w:right w:val="none" w:sz="0" w:space="0" w:color="auto"/>
                  </w:divBdr>
                </w:div>
                <w:div w:id="6491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809554">
      <w:bodyDiv w:val="1"/>
      <w:marLeft w:val="0"/>
      <w:marRight w:val="0"/>
      <w:marTop w:val="0"/>
      <w:marBottom w:val="0"/>
      <w:divBdr>
        <w:top w:val="none" w:sz="0" w:space="0" w:color="auto"/>
        <w:left w:val="none" w:sz="0" w:space="0" w:color="auto"/>
        <w:bottom w:val="none" w:sz="0" w:space="0" w:color="auto"/>
        <w:right w:val="none" w:sz="0" w:space="0" w:color="auto"/>
      </w:divBdr>
      <w:divsChild>
        <w:div w:id="506286035">
          <w:marLeft w:val="150"/>
          <w:marRight w:val="150"/>
          <w:marTop w:val="0"/>
          <w:marBottom w:val="0"/>
          <w:divBdr>
            <w:top w:val="none" w:sz="0" w:space="0" w:color="auto"/>
            <w:left w:val="none" w:sz="0" w:space="0" w:color="auto"/>
            <w:bottom w:val="none" w:sz="0" w:space="0" w:color="auto"/>
            <w:right w:val="none" w:sz="0" w:space="0" w:color="auto"/>
          </w:divBdr>
          <w:divsChild>
            <w:div w:id="94492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47092">
      <w:bodyDiv w:val="1"/>
      <w:marLeft w:val="0"/>
      <w:marRight w:val="0"/>
      <w:marTop w:val="0"/>
      <w:marBottom w:val="0"/>
      <w:divBdr>
        <w:top w:val="none" w:sz="0" w:space="0" w:color="auto"/>
        <w:left w:val="none" w:sz="0" w:space="0" w:color="auto"/>
        <w:bottom w:val="none" w:sz="0" w:space="0" w:color="auto"/>
        <w:right w:val="none" w:sz="0" w:space="0" w:color="auto"/>
      </w:divBdr>
      <w:divsChild>
        <w:div w:id="964507597">
          <w:marLeft w:val="274"/>
          <w:marRight w:val="0"/>
          <w:marTop w:val="0"/>
          <w:marBottom w:val="0"/>
          <w:divBdr>
            <w:top w:val="none" w:sz="0" w:space="0" w:color="auto"/>
            <w:left w:val="none" w:sz="0" w:space="0" w:color="auto"/>
            <w:bottom w:val="none" w:sz="0" w:space="0" w:color="auto"/>
            <w:right w:val="none" w:sz="0" w:space="0" w:color="auto"/>
          </w:divBdr>
        </w:div>
      </w:divsChild>
    </w:div>
    <w:div w:id="1370304777">
      <w:bodyDiv w:val="1"/>
      <w:marLeft w:val="0"/>
      <w:marRight w:val="0"/>
      <w:marTop w:val="0"/>
      <w:marBottom w:val="0"/>
      <w:divBdr>
        <w:top w:val="none" w:sz="0" w:space="0" w:color="auto"/>
        <w:left w:val="none" w:sz="0" w:space="0" w:color="auto"/>
        <w:bottom w:val="none" w:sz="0" w:space="0" w:color="auto"/>
        <w:right w:val="none" w:sz="0" w:space="0" w:color="auto"/>
      </w:divBdr>
      <w:divsChild>
        <w:div w:id="998537680">
          <w:marLeft w:val="1166"/>
          <w:marRight w:val="0"/>
          <w:marTop w:val="134"/>
          <w:marBottom w:val="0"/>
          <w:divBdr>
            <w:top w:val="none" w:sz="0" w:space="0" w:color="auto"/>
            <w:left w:val="none" w:sz="0" w:space="0" w:color="auto"/>
            <w:bottom w:val="none" w:sz="0" w:space="0" w:color="auto"/>
            <w:right w:val="none" w:sz="0" w:space="0" w:color="auto"/>
          </w:divBdr>
        </w:div>
        <w:div w:id="670982842">
          <w:marLeft w:val="1166"/>
          <w:marRight w:val="0"/>
          <w:marTop w:val="134"/>
          <w:marBottom w:val="0"/>
          <w:divBdr>
            <w:top w:val="none" w:sz="0" w:space="0" w:color="auto"/>
            <w:left w:val="none" w:sz="0" w:space="0" w:color="auto"/>
            <w:bottom w:val="none" w:sz="0" w:space="0" w:color="auto"/>
            <w:right w:val="none" w:sz="0" w:space="0" w:color="auto"/>
          </w:divBdr>
        </w:div>
        <w:div w:id="1603369619">
          <w:marLeft w:val="1166"/>
          <w:marRight w:val="0"/>
          <w:marTop w:val="134"/>
          <w:marBottom w:val="0"/>
          <w:divBdr>
            <w:top w:val="none" w:sz="0" w:space="0" w:color="auto"/>
            <w:left w:val="none" w:sz="0" w:space="0" w:color="auto"/>
            <w:bottom w:val="none" w:sz="0" w:space="0" w:color="auto"/>
            <w:right w:val="none" w:sz="0" w:space="0" w:color="auto"/>
          </w:divBdr>
        </w:div>
        <w:div w:id="1572277935">
          <w:marLeft w:val="1166"/>
          <w:marRight w:val="0"/>
          <w:marTop w:val="134"/>
          <w:marBottom w:val="0"/>
          <w:divBdr>
            <w:top w:val="none" w:sz="0" w:space="0" w:color="auto"/>
            <w:left w:val="none" w:sz="0" w:space="0" w:color="auto"/>
            <w:bottom w:val="none" w:sz="0" w:space="0" w:color="auto"/>
            <w:right w:val="none" w:sz="0" w:space="0" w:color="auto"/>
          </w:divBdr>
        </w:div>
        <w:div w:id="1912930389">
          <w:marLeft w:val="1166"/>
          <w:marRight w:val="0"/>
          <w:marTop w:val="134"/>
          <w:marBottom w:val="0"/>
          <w:divBdr>
            <w:top w:val="none" w:sz="0" w:space="0" w:color="auto"/>
            <w:left w:val="none" w:sz="0" w:space="0" w:color="auto"/>
            <w:bottom w:val="none" w:sz="0" w:space="0" w:color="auto"/>
            <w:right w:val="none" w:sz="0" w:space="0" w:color="auto"/>
          </w:divBdr>
        </w:div>
      </w:divsChild>
    </w:div>
    <w:div w:id="1375083189">
      <w:bodyDiv w:val="1"/>
      <w:marLeft w:val="0"/>
      <w:marRight w:val="0"/>
      <w:marTop w:val="0"/>
      <w:marBottom w:val="0"/>
      <w:divBdr>
        <w:top w:val="none" w:sz="0" w:space="0" w:color="auto"/>
        <w:left w:val="none" w:sz="0" w:space="0" w:color="auto"/>
        <w:bottom w:val="none" w:sz="0" w:space="0" w:color="auto"/>
        <w:right w:val="none" w:sz="0" w:space="0" w:color="auto"/>
      </w:divBdr>
      <w:divsChild>
        <w:div w:id="797533263">
          <w:marLeft w:val="150"/>
          <w:marRight w:val="150"/>
          <w:marTop w:val="0"/>
          <w:marBottom w:val="0"/>
          <w:divBdr>
            <w:top w:val="none" w:sz="0" w:space="0" w:color="auto"/>
            <w:left w:val="none" w:sz="0" w:space="0" w:color="auto"/>
            <w:bottom w:val="none" w:sz="0" w:space="0" w:color="auto"/>
            <w:right w:val="none" w:sz="0" w:space="0" w:color="auto"/>
          </w:divBdr>
          <w:divsChild>
            <w:div w:id="79116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6432">
      <w:bodyDiv w:val="1"/>
      <w:marLeft w:val="0"/>
      <w:marRight w:val="0"/>
      <w:marTop w:val="0"/>
      <w:marBottom w:val="0"/>
      <w:divBdr>
        <w:top w:val="none" w:sz="0" w:space="0" w:color="auto"/>
        <w:left w:val="none" w:sz="0" w:space="0" w:color="auto"/>
        <w:bottom w:val="none" w:sz="0" w:space="0" w:color="auto"/>
        <w:right w:val="none" w:sz="0" w:space="0" w:color="auto"/>
      </w:divBdr>
      <w:divsChild>
        <w:div w:id="660353186">
          <w:marLeft w:val="150"/>
          <w:marRight w:val="150"/>
          <w:marTop w:val="0"/>
          <w:marBottom w:val="0"/>
          <w:divBdr>
            <w:top w:val="none" w:sz="0" w:space="0" w:color="auto"/>
            <w:left w:val="none" w:sz="0" w:space="0" w:color="auto"/>
            <w:bottom w:val="none" w:sz="0" w:space="0" w:color="auto"/>
            <w:right w:val="none" w:sz="0" w:space="0" w:color="auto"/>
          </w:divBdr>
          <w:divsChild>
            <w:div w:id="1244485385">
              <w:marLeft w:val="0"/>
              <w:marRight w:val="0"/>
              <w:marTop w:val="0"/>
              <w:marBottom w:val="0"/>
              <w:divBdr>
                <w:top w:val="none" w:sz="0" w:space="0" w:color="auto"/>
                <w:left w:val="none" w:sz="0" w:space="0" w:color="auto"/>
                <w:bottom w:val="none" w:sz="0" w:space="0" w:color="auto"/>
                <w:right w:val="none" w:sz="0" w:space="0" w:color="auto"/>
              </w:divBdr>
              <w:divsChild>
                <w:div w:id="1682269659">
                  <w:marLeft w:val="0"/>
                  <w:marRight w:val="0"/>
                  <w:marTop w:val="0"/>
                  <w:marBottom w:val="0"/>
                  <w:divBdr>
                    <w:top w:val="none" w:sz="0" w:space="0" w:color="auto"/>
                    <w:left w:val="none" w:sz="0" w:space="0" w:color="auto"/>
                    <w:bottom w:val="none" w:sz="0" w:space="0" w:color="auto"/>
                    <w:right w:val="none" w:sz="0" w:space="0" w:color="auto"/>
                  </w:divBdr>
                </w:div>
                <w:div w:id="133837786">
                  <w:marLeft w:val="0"/>
                  <w:marRight w:val="0"/>
                  <w:marTop w:val="0"/>
                  <w:marBottom w:val="0"/>
                  <w:divBdr>
                    <w:top w:val="none" w:sz="0" w:space="0" w:color="auto"/>
                    <w:left w:val="none" w:sz="0" w:space="0" w:color="auto"/>
                    <w:bottom w:val="none" w:sz="0" w:space="0" w:color="auto"/>
                    <w:right w:val="none" w:sz="0" w:space="0" w:color="auto"/>
                  </w:divBdr>
                  <w:divsChild>
                    <w:div w:id="64004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004838">
      <w:bodyDiv w:val="1"/>
      <w:marLeft w:val="0"/>
      <w:marRight w:val="0"/>
      <w:marTop w:val="0"/>
      <w:marBottom w:val="0"/>
      <w:divBdr>
        <w:top w:val="none" w:sz="0" w:space="0" w:color="auto"/>
        <w:left w:val="none" w:sz="0" w:space="0" w:color="auto"/>
        <w:bottom w:val="none" w:sz="0" w:space="0" w:color="auto"/>
        <w:right w:val="none" w:sz="0" w:space="0" w:color="auto"/>
      </w:divBdr>
    </w:div>
    <w:div w:id="1576742300">
      <w:bodyDiv w:val="1"/>
      <w:marLeft w:val="0"/>
      <w:marRight w:val="0"/>
      <w:marTop w:val="0"/>
      <w:marBottom w:val="0"/>
      <w:divBdr>
        <w:top w:val="none" w:sz="0" w:space="0" w:color="auto"/>
        <w:left w:val="none" w:sz="0" w:space="0" w:color="auto"/>
        <w:bottom w:val="none" w:sz="0" w:space="0" w:color="auto"/>
        <w:right w:val="none" w:sz="0" w:space="0" w:color="auto"/>
      </w:divBdr>
      <w:divsChild>
        <w:div w:id="364211386">
          <w:marLeft w:val="150"/>
          <w:marRight w:val="150"/>
          <w:marTop w:val="0"/>
          <w:marBottom w:val="0"/>
          <w:divBdr>
            <w:top w:val="none" w:sz="0" w:space="0" w:color="auto"/>
            <w:left w:val="none" w:sz="0" w:space="0" w:color="auto"/>
            <w:bottom w:val="none" w:sz="0" w:space="0" w:color="auto"/>
            <w:right w:val="none" w:sz="0" w:space="0" w:color="auto"/>
          </w:divBdr>
          <w:divsChild>
            <w:div w:id="1795056140">
              <w:marLeft w:val="0"/>
              <w:marRight w:val="0"/>
              <w:marTop w:val="0"/>
              <w:marBottom w:val="0"/>
              <w:divBdr>
                <w:top w:val="none" w:sz="0" w:space="0" w:color="auto"/>
                <w:left w:val="none" w:sz="0" w:space="0" w:color="auto"/>
                <w:bottom w:val="none" w:sz="0" w:space="0" w:color="auto"/>
                <w:right w:val="none" w:sz="0" w:space="0" w:color="auto"/>
              </w:divBdr>
              <w:divsChild>
                <w:div w:id="13568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181202">
      <w:bodyDiv w:val="1"/>
      <w:marLeft w:val="0"/>
      <w:marRight w:val="0"/>
      <w:marTop w:val="0"/>
      <w:marBottom w:val="0"/>
      <w:divBdr>
        <w:top w:val="none" w:sz="0" w:space="0" w:color="auto"/>
        <w:left w:val="none" w:sz="0" w:space="0" w:color="auto"/>
        <w:bottom w:val="none" w:sz="0" w:space="0" w:color="auto"/>
        <w:right w:val="none" w:sz="0" w:space="0" w:color="auto"/>
      </w:divBdr>
      <w:divsChild>
        <w:div w:id="217517557">
          <w:marLeft w:val="150"/>
          <w:marRight w:val="150"/>
          <w:marTop w:val="0"/>
          <w:marBottom w:val="0"/>
          <w:divBdr>
            <w:top w:val="none" w:sz="0" w:space="0" w:color="auto"/>
            <w:left w:val="none" w:sz="0" w:space="0" w:color="auto"/>
            <w:bottom w:val="none" w:sz="0" w:space="0" w:color="auto"/>
            <w:right w:val="none" w:sz="0" w:space="0" w:color="auto"/>
          </w:divBdr>
        </w:div>
      </w:divsChild>
    </w:div>
    <w:div w:id="1613248148">
      <w:bodyDiv w:val="1"/>
      <w:marLeft w:val="0"/>
      <w:marRight w:val="0"/>
      <w:marTop w:val="0"/>
      <w:marBottom w:val="0"/>
      <w:divBdr>
        <w:top w:val="none" w:sz="0" w:space="0" w:color="auto"/>
        <w:left w:val="none" w:sz="0" w:space="0" w:color="auto"/>
        <w:bottom w:val="none" w:sz="0" w:space="0" w:color="auto"/>
        <w:right w:val="none" w:sz="0" w:space="0" w:color="auto"/>
      </w:divBdr>
      <w:divsChild>
        <w:div w:id="1405448535">
          <w:marLeft w:val="150"/>
          <w:marRight w:val="150"/>
          <w:marTop w:val="0"/>
          <w:marBottom w:val="0"/>
          <w:divBdr>
            <w:top w:val="none" w:sz="0" w:space="0" w:color="auto"/>
            <w:left w:val="none" w:sz="0" w:space="0" w:color="auto"/>
            <w:bottom w:val="none" w:sz="0" w:space="0" w:color="auto"/>
            <w:right w:val="none" w:sz="0" w:space="0" w:color="auto"/>
          </w:divBdr>
          <w:divsChild>
            <w:div w:id="1719551844">
              <w:marLeft w:val="0"/>
              <w:marRight w:val="0"/>
              <w:marTop w:val="0"/>
              <w:marBottom w:val="0"/>
              <w:divBdr>
                <w:top w:val="none" w:sz="0" w:space="0" w:color="auto"/>
                <w:left w:val="none" w:sz="0" w:space="0" w:color="auto"/>
                <w:bottom w:val="none" w:sz="0" w:space="0" w:color="auto"/>
                <w:right w:val="none" w:sz="0" w:space="0" w:color="auto"/>
              </w:divBdr>
              <w:divsChild>
                <w:div w:id="2136870672">
                  <w:marLeft w:val="0"/>
                  <w:marRight w:val="0"/>
                  <w:marTop w:val="0"/>
                  <w:marBottom w:val="0"/>
                  <w:divBdr>
                    <w:top w:val="none" w:sz="0" w:space="0" w:color="auto"/>
                    <w:left w:val="none" w:sz="0" w:space="0" w:color="auto"/>
                    <w:bottom w:val="none" w:sz="0" w:space="0" w:color="auto"/>
                    <w:right w:val="none" w:sz="0" w:space="0" w:color="auto"/>
                  </w:divBdr>
                </w:div>
                <w:div w:id="1915508677">
                  <w:marLeft w:val="0"/>
                  <w:marRight w:val="0"/>
                  <w:marTop w:val="0"/>
                  <w:marBottom w:val="0"/>
                  <w:divBdr>
                    <w:top w:val="none" w:sz="0" w:space="0" w:color="auto"/>
                    <w:left w:val="none" w:sz="0" w:space="0" w:color="auto"/>
                    <w:bottom w:val="none" w:sz="0" w:space="0" w:color="auto"/>
                    <w:right w:val="none" w:sz="0" w:space="0" w:color="auto"/>
                  </w:divBdr>
                  <w:divsChild>
                    <w:div w:id="1398437245">
                      <w:marLeft w:val="720"/>
                      <w:marRight w:val="0"/>
                      <w:marTop w:val="0"/>
                      <w:marBottom w:val="0"/>
                      <w:divBdr>
                        <w:top w:val="none" w:sz="0" w:space="0" w:color="auto"/>
                        <w:left w:val="none" w:sz="0" w:space="0" w:color="auto"/>
                        <w:bottom w:val="none" w:sz="0" w:space="0" w:color="auto"/>
                        <w:right w:val="none" w:sz="0" w:space="0" w:color="auto"/>
                      </w:divBdr>
                    </w:div>
                    <w:div w:id="1537429234">
                      <w:marLeft w:val="720"/>
                      <w:marRight w:val="0"/>
                      <w:marTop w:val="0"/>
                      <w:marBottom w:val="0"/>
                      <w:divBdr>
                        <w:top w:val="none" w:sz="0" w:space="0" w:color="auto"/>
                        <w:left w:val="none" w:sz="0" w:space="0" w:color="auto"/>
                        <w:bottom w:val="none" w:sz="0" w:space="0" w:color="auto"/>
                        <w:right w:val="none" w:sz="0" w:space="0" w:color="auto"/>
                      </w:divBdr>
                    </w:div>
                    <w:div w:id="1061749786">
                      <w:marLeft w:val="720"/>
                      <w:marRight w:val="0"/>
                      <w:marTop w:val="0"/>
                      <w:marBottom w:val="0"/>
                      <w:divBdr>
                        <w:top w:val="none" w:sz="0" w:space="0" w:color="auto"/>
                        <w:left w:val="none" w:sz="0" w:space="0" w:color="auto"/>
                        <w:bottom w:val="none" w:sz="0" w:space="0" w:color="auto"/>
                        <w:right w:val="none" w:sz="0" w:space="0" w:color="auto"/>
                      </w:divBdr>
                    </w:div>
                  </w:divsChild>
                </w:div>
                <w:div w:id="1040471285">
                  <w:marLeft w:val="0"/>
                  <w:marRight w:val="0"/>
                  <w:marTop w:val="0"/>
                  <w:marBottom w:val="0"/>
                  <w:divBdr>
                    <w:top w:val="none" w:sz="0" w:space="0" w:color="auto"/>
                    <w:left w:val="none" w:sz="0" w:space="0" w:color="auto"/>
                    <w:bottom w:val="none" w:sz="0" w:space="0" w:color="auto"/>
                    <w:right w:val="none" w:sz="0" w:space="0" w:color="auto"/>
                  </w:divBdr>
                </w:div>
                <w:div w:id="742069486">
                  <w:marLeft w:val="0"/>
                  <w:marRight w:val="0"/>
                  <w:marTop w:val="0"/>
                  <w:marBottom w:val="0"/>
                  <w:divBdr>
                    <w:top w:val="none" w:sz="0" w:space="0" w:color="auto"/>
                    <w:left w:val="none" w:sz="0" w:space="0" w:color="auto"/>
                    <w:bottom w:val="none" w:sz="0" w:space="0" w:color="auto"/>
                    <w:right w:val="none" w:sz="0" w:space="0" w:color="auto"/>
                  </w:divBdr>
                  <w:divsChild>
                    <w:div w:id="1708598343">
                      <w:marLeft w:val="720"/>
                      <w:marRight w:val="0"/>
                      <w:marTop w:val="0"/>
                      <w:marBottom w:val="0"/>
                      <w:divBdr>
                        <w:top w:val="none" w:sz="0" w:space="0" w:color="auto"/>
                        <w:left w:val="none" w:sz="0" w:space="0" w:color="auto"/>
                        <w:bottom w:val="none" w:sz="0" w:space="0" w:color="auto"/>
                        <w:right w:val="none" w:sz="0" w:space="0" w:color="auto"/>
                      </w:divBdr>
                    </w:div>
                    <w:div w:id="1338771229">
                      <w:marLeft w:val="720"/>
                      <w:marRight w:val="0"/>
                      <w:marTop w:val="0"/>
                      <w:marBottom w:val="0"/>
                      <w:divBdr>
                        <w:top w:val="none" w:sz="0" w:space="0" w:color="auto"/>
                        <w:left w:val="none" w:sz="0" w:space="0" w:color="auto"/>
                        <w:bottom w:val="none" w:sz="0" w:space="0" w:color="auto"/>
                        <w:right w:val="none" w:sz="0" w:space="0" w:color="auto"/>
                      </w:divBdr>
                    </w:div>
                    <w:div w:id="1729063124">
                      <w:marLeft w:val="720"/>
                      <w:marRight w:val="0"/>
                      <w:marTop w:val="0"/>
                      <w:marBottom w:val="0"/>
                      <w:divBdr>
                        <w:top w:val="none" w:sz="0" w:space="0" w:color="auto"/>
                        <w:left w:val="none" w:sz="0" w:space="0" w:color="auto"/>
                        <w:bottom w:val="none" w:sz="0" w:space="0" w:color="auto"/>
                        <w:right w:val="none" w:sz="0" w:space="0" w:color="auto"/>
                      </w:divBdr>
                    </w:div>
                    <w:div w:id="1118259059">
                      <w:marLeft w:val="720"/>
                      <w:marRight w:val="0"/>
                      <w:marTop w:val="0"/>
                      <w:marBottom w:val="0"/>
                      <w:divBdr>
                        <w:top w:val="none" w:sz="0" w:space="0" w:color="auto"/>
                        <w:left w:val="none" w:sz="0" w:space="0" w:color="auto"/>
                        <w:bottom w:val="none" w:sz="0" w:space="0" w:color="auto"/>
                        <w:right w:val="none" w:sz="0" w:space="0" w:color="auto"/>
                      </w:divBdr>
                    </w:div>
                  </w:divsChild>
                </w:div>
                <w:div w:id="196698704">
                  <w:marLeft w:val="0"/>
                  <w:marRight w:val="0"/>
                  <w:marTop w:val="0"/>
                  <w:marBottom w:val="0"/>
                  <w:divBdr>
                    <w:top w:val="none" w:sz="0" w:space="0" w:color="auto"/>
                    <w:left w:val="none" w:sz="0" w:space="0" w:color="auto"/>
                    <w:bottom w:val="none" w:sz="0" w:space="0" w:color="auto"/>
                    <w:right w:val="none" w:sz="0" w:space="0" w:color="auto"/>
                  </w:divBdr>
                </w:div>
                <w:div w:id="680621150">
                  <w:marLeft w:val="0"/>
                  <w:marRight w:val="0"/>
                  <w:marTop w:val="0"/>
                  <w:marBottom w:val="0"/>
                  <w:divBdr>
                    <w:top w:val="none" w:sz="0" w:space="0" w:color="auto"/>
                    <w:left w:val="none" w:sz="0" w:space="0" w:color="auto"/>
                    <w:bottom w:val="none" w:sz="0" w:space="0" w:color="auto"/>
                    <w:right w:val="none" w:sz="0" w:space="0" w:color="auto"/>
                  </w:divBdr>
                  <w:divsChild>
                    <w:div w:id="1015885791">
                      <w:marLeft w:val="720"/>
                      <w:marRight w:val="0"/>
                      <w:marTop w:val="0"/>
                      <w:marBottom w:val="0"/>
                      <w:divBdr>
                        <w:top w:val="none" w:sz="0" w:space="0" w:color="auto"/>
                        <w:left w:val="none" w:sz="0" w:space="0" w:color="auto"/>
                        <w:bottom w:val="none" w:sz="0" w:space="0" w:color="auto"/>
                        <w:right w:val="none" w:sz="0" w:space="0" w:color="auto"/>
                      </w:divBdr>
                    </w:div>
                    <w:div w:id="402338991">
                      <w:marLeft w:val="720"/>
                      <w:marRight w:val="0"/>
                      <w:marTop w:val="0"/>
                      <w:marBottom w:val="0"/>
                      <w:divBdr>
                        <w:top w:val="none" w:sz="0" w:space="0" w:color="auto"/>
                        <w:left w:val="none" w:sz="0" w:space="0" w:color="auto"/>
                        <w:bottom w:val="none" w:sz="0" w:space="0" w:color="auto"/>
                        <w:right w:val="none" w:sz="0" w:space="0" w:color="auto"/>
                      </w:divBdr>
                    </w:div>
                    <w:div w:id="923345803">
                      <w:marLeft w:val="720"/>
                      <w:marRight w:val="0"/>
                      <w:marTop w:val="0"/>
                      <w:marBottom w:val="0"/>
                      <w:divBdr>
                        <w:top w:val="none" w:sz="0" w:space="0" w:color="auto"/>
                        <w:left w:val="none" w:sz="0" w:space="0" w:color="auto"/>
                        <w:bottom w:val="none" w:sz="0" w:space="0" w:color="auto"/>
                        <w:right w:val="none" w:sz="0" w:space="0" w:color="auto"/>
                      </w:divBdr>
                    </w:div>
                    <w:div w:id="803348176">
                      <w:marLeft w:val="720"/>
                      <w:marRight w:val="0"/>
                      <w:marTop w:val="0"/>
                      <w:marBottom w:val="0"/>
                      <w:divBdr>
                        <w:top w:val="none" w:sz="0" w:space="0" w:color="auto"/>
                        <w:left w:val="none" w:sz="0" w:space="0" w:color="auto"/>
                        <w:bottom w:val="none" w:sz="0" w:space="0" w:color="auto"/>
                        <w:right w:val="none" w:sz="0" w:space="0" w:color="auto"/>
                      </w:divBdr>
                    </w:div>
                  </w:divsChild>
                </w:div>
                <w:div w:id="1896157882">
                  <w:marLeft w:val="0"/>
                  <w:marRight w:val="0"/>
                  <w:marTop w:val="0"/>
                  <w:marBottom w:val="0"/>
                  <w:divBdr>
                    <w:top w:val="none" w:sz="0" w:space="0" w:color="auto"/>
                    <w:left w:val="none" w:sz="0" w:space="0" w:color="auto"/>
                    <w:bottom w:val="none" w:sz="0" w:space="0" w:color="auto"/>
                    <w:right w:val="none" w:sz="0" w:space="0" w:color="auto"/>
                  </w:divBdr>
                </w:div>
                <w:div w:id="1236403848">
                  <w:marLeft w:val="0"/>
                  <w:marRight w:val="0"/>
                  <w:marTop w:val="0"/>
                  <w:marBottom w:val="0"/>
                  <w:divBdr>
                    <w:top w:val="none" w:sz="0" w:space="0" w:color="auto"/>
                    <w:left w:val="none" w:sz="0" w:space="0" w:color="auto"/>
                    <w:bottom w:val="none" w:sz="0" w:space="0" w:color="auto"/>
                    <w:right w:val="none" w:sz="0" w:space="0" w:color="auto"/>
                  </w:divBdr>
                  <w:divsChild>
                    <w:div w:id="10763981">
                      <w:marLeft w:val="720"/>
                      <w:marRight w:val="0"/>
                      <w:marTop w:val="0"/>
                      <w:marBottom w:val="0"/>
                      <w:divBdr>
                        <w:top w:val="none" w:sz="0" w:space="0" w:color="auto"/>
                        <w:left w:val="none" w:sz="0" w:space="0" w:color="auto"/>
                        <w:bottom w:val="none" w:sz="0" w:space="0" w:color="auto"/>
                        <w:right w:val="none" w:sz="0" w:space="0" w:color="auto"/>
                      </w:divBdr>
                    </w:div>
                    <w:div w:id="1775056700">
                      <w:marLeft w:val="720"/>
                      <w:marRight w:val="0"/>
                      <w:marTop w:val="0"/>
                      <w:marBottom w:val="0"/>
                      <w:divBdr>
                        <w:top w:val="none" w:sz="0" w:space="0" w:color="auto"/>
                        <w:left w:val="none" w:sz="0" w:space="0" w:color="auto"/>
                        <w:bottom w:val="none" w:sz="0" w:space="0" w:color="auto"/>
                        <w:right w:val="none" w:sz="0" w:space="0" w:color="auto"/>
                      </w:divBdr>
                    </w:div>
                    <w:div w:id="406222260">
                      <w:marLeft w:val="720"/>
                      <w:marRight w:val="0"/>
                      <w:marTop w:val="0"/>
                      <w:marBottom w:val="0"/>
                      <w:divBdr>
                        <w:top w:val="none" w:sz="0" w:space="0" w:color="auto"/>
                        <w:left w:val="none" w:sz="0" w:space="0" w:color="auto"/>
                        <w:bottom w:val="none" w:sz="0" w:space="0" w:color="auto"/>
                        <w:right w:val="none" w:sz="0" w:space="0" w:color="auto"/>
                      </w:divBdr>
                    </w:div>
                    <w:div w:id="877474004">
                      <w:marLeft w:val="720"/>
                      <w:marRight w:val="0"/>
                      <w:marTop w:val="0"/>
                      <w:marBottom w:val="0"/>
                      <w:divBdr>
                        <w:top w:val="none" w:sz="0" w:space="0" w:color="auto"/>
                        <w:left w:val="none" w:sz="0" w:space="0" w:color="auto"/>
                        <w:bottom w:val="none" w:sz="0" w:space="0" w:color="auto"/>
                        <w:right w:val="none" w:sz="0" w:space="0" w:color="auto"/>
                      </w:divBdr>
                    </w:div>
                  </w:divsChild>
                </w:div>
                <w:div w:id="220022899">
                  <w:marLeft w:val="0"/>
                  <w:marRight w:val="0"/>
                  <w:marTop w:val="0"/>
                  <w:marBottom w:val="0"/>
                  <w:divBdr>
                    <w:top w:val="none" w:sz="0" w:space="0" w:color="auto"/>
                    <w:left w:val="none" w:sz="0" w:space="0" w:color="auto"/>
                    <w:bottom w:val="none" w:sz="0" w:space="0" w:color="auto"/>
                    <w:right w:val="none" w:sz="0" w:space="0" w:color="auto"/>
                  </w:divBdr>
                </w:div>
                <w:div w:id="1640650171">
                  <w:marLeft w:val="0"/>
                  <w:marRight w:val="0"/>
                  <w:marTop w:val="0"/>
                  <w:marBottom w:val="0"/>
                  <w:divBdr>
                    <w:top w:val="none" w:sz="0" w:space="0" w:color="auto"/>
                    <w:left w:val="none" w:sz="0" w:space="0" w:color="auto"/>
                    <w:bottom w:val="none" w:sz="0" w:space="0" w:color="auto"/>
                    <w:right w:val="none" w:sz="0" w:space="0" w:color="auto"/>
                  </w:divBdr>
                  <w:divsChild>
                    <w:div w:id="2070567985">
                      <w:marLeft w:val="720"/>
                      <w:marRight w:val="0"/>
                      <w:marTop w:val="0"/>
                      <w:marBottom w:val="0"/>
                      <w:divBdr>
                        <w:top w:val="none" w:sz="0" w:space="0" w:color="auto"/>
                        <w:left w:val="none" w:sz="0" w:space="0" w:color="auto"/>
                        <w:bottom w:val="none" w:sz="0" w:space="0" w:color="auto"/>
                        <w:right w:val="none" w:sz="0" w:space="0" w:color="auto"/>
                      </w:divBdr>
                    </w:div>
                    <w:div w:id="1986857161">
                      <w:marLeft w:val="720"/>
                      <w:marRight w:val="0"/>
                      <w:marTop w:val="0"/>
                      <w:marBottom w:val="0"/>
                      <w:divBdr>
                        <w:top w:val="none" w:sz="0" w:space="0" w:color="auto"/>
                        <w:left w:val="none" w:sz="0" w:space="0" w:color="auto"/>
                        <w:bottom w:val="none" w:sz="0" w:space="0" w:color="auto"/>
                        <w:right w:val="none" w:sz="0" w:space="0" w:color="auto"/>
                      </w:divBdr>
                    </w:div>
                    <w:div w:id="485051843">
                      <w:marLeft w:val="720"/>
                      <w:marRight w:val="0"/>
                      <w:marTop w:val="0"/>
                      <w:marBottom w:val="0"/>
                      <w:divBdr>
                        <w:top w:val="none" w:sz="0" w:space="0" w:color="auto"/>
                        <w:left w:val="none" w:sz="0" w:space="0" w:color="auto"/>
                        <w:bottom w:val="none" w:sz="0" w:space="0" w:color="auto"/>
                        <w:right w:val="none" w:sz="0" w:space="0" w:color="auto"/>
                      </w:divBdr>
                    </w:div>
                    <w:div w:id="1540897268">
                      <w:marLeft w:val="720"/>
                      <w:marRight w:val="0"/>
                      <w:marTop w:val="0"/>
                      <w:marBottom w:val="0"/>
                      <w:divBdr>
                        <w:top w:val="none" w:sz="0" w:space="0" w:color="auto"/>
                        <w:left w:val="none" w:sz="0" w:space="0" w:color="auto"/>
                        <w:bottom w:val="none" w:sz="0" w:space="0" w:color="auto"/>
                        <w:right w:val="none" w:sz="0" w:space="0" w:color="auto"/>
                      </w:divBdr>
                    </w:div>
                  </w:divsChild>
                </w:div>
                <w:div w:id="403529893">
                  <w:marLeft w:val="0"/>
                  <w:marRight w:val="0"/>
                  <w:marTop w:val="0"/>
                  <w:marBottom w:val="0"/>
                  <w:divBdr>
                    <w:top w:val="none" w:sz="0" w:space="0" w:color="auto"/>
                    <w:left w:val="none" w:sz="0" w:space="0" w:color="auto"/>
                    <w:bottom w:val="none" w:sz="0" w:space="0" w:color="auto"/>
                    <w:right w:val="none" w:sz="0" w:space="0" w:color="auto"/>
                  </w:divBdr>
                </w:div>
                <w:div w:id="12148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165004">
      <w:bodyDiv w:val="1"/>
      <w:marLeft w:val="0"/>
      <w:marRight w:val="0"/>
      <w:marTop w:val="0"/>
      <w:marBottom w:val="0"/>
      <w:divBdr>
        <w:top w:val="none" w:sz="0" w:space="0" w:color="auto"/>
        <w:left w:val="none" w:sz="0" w:space="0" w:color="auto"/>
        <w:bottom w:val="none" w:sz="0" w:space="0" w:color="auto"/>
        <w:right w:val="none" w:sz="0" w:space="0" w:color="auto"/>
      </w:divBdr>
      <w:divsChild>
        <w:div w:id="380248698">
          <w:marLeft w:val="150"/>
          <w:marRight w:val="150"/>
          <w:marTop w:val="0"/>
          <w:marBottom w:val="0"/>
          <w:divBdr>
            <w:top w:val="none" w:sz="0" w:space="0" w:color="auto"/>
            <w:left w:val="none" w:sz="0" w:space="0" w:color="auto"/>
            <w:bottom w:val="none" w:sz="0" w:space="0" w:color="auto"/>
            <w:right w:val="none" w:sz="0" w:space="0" w:color="auto"/>
          </w:divBdr>
          <w:divsChild>
            <w:div w:id="4433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95612">
      <w:bodyDiv w:val="1"/>
      <w:marLeft w:val="0"/>
      <w:marRight w:val="0"/>
      <w:marTop w:val="0"/>
      <w:marBottom w:val="0"/>
      <w:divBdr>
        <w:top w:val="none" w:sz="0" w:space="0" w:color="auto"/>
        <w:left w:val="none" w:sz="0" w:space="0" w:color="auto"/>
        <w:bottom w:val="none" w:sz="0" w:space="0" w:color="auto"/>
        <w:right w:val="none" w:sz="0" w:space="0" w:color="auto"/>
      </w:divBdr>
    </w:div>
    <w:div w:id="1655445813">
      <w:bodyDiv w:val="1"/>
      <w:marLeft w:val="0"/>
      <w:marRight w:val="0"/>
      <w:marTop w:val="0"/>
      <w:marBottom w:val="0"/>
      <w:divBdr>
        <w:top w:val="none" w:sz="0" w:space="0" w:color="auto"/>
        <w:left w:val="none" w:sz="0" w:space="0" w:color="auto"/>
        <w:bottom w:val="none" w:sz="0" w:space="0" w:color="auto"/>
        <w:right w:val="none" w:sz="0" w:space="0" w:color="auto"/>
      </w:divBdr>
      <w:divsChild>
        <w:div w:id="1851916393">
          <w:marLeft w:val="150"/>
          <w:marRight w:val="150"/>
          <w:marTop w:val="0"/>
          <w:marBottom w:val="0"/>
          <w:divBdr>
            <w:top w:val="none" w:sz="0" w:space="0" w:color="auto"/>
            <w:left w:val="none" w:sz="0" w:space="0" w:color="auto"/>
            <w:bottom w:val="none" w:sz="0" w:space="0" w:color="auto"/>
            <w:right w:val="none" w:sz="0" w:space="0" w:color="auto"/>
          </w:divBdr>
        </w:div>
      </w:divsChild>
    </w:div>
    <w:div w:id="1765147538">
      <w:bodyDiv w:val="1"/>
      <w:marLeft w:val="0"/>
      <w:marRight w:val="0"/>
      <w:marTop w:val="0"/>
      <w:marBottom w:val="0"/>
      <w:divBdr>
        <w:top w:val="none" w:sz="0" w:space="0" w:color="auto"/>
        <w:left w:val="none" w:sz="0" w:space="0" w:color="auto"/>
        <w:bottom w:val="none" w:sz="0" w:space="0" w:color="auto"/>
        <w:right w:val="none" w:sz="0" w:space="0" w:color="auto"/>
      </w:divBdr>
      <w:divsChild>
        <w:div w:id="862748549">
          <w:marLeft w:val="150"/>
          <w:marRight w:val="150"/>
          <w:marTop w:val="0"/>
          <w:marBottom w:val="0"/>
          <w:divBdr>
            <w:top w:val="none" w:sz="0" w:space="0" w:color="auto"/>
            <w:left w:val="none" w:sz="0" w:space="0" w:color="auto"/>
            <w:bottom w:val="none" w:sz="0" w:space="0" w:color="auto"/>
            <w:right w:val="none" w:sz="0" w:space="0" w:color="auto"/>
          </w:divBdr>
          <w:divsChild>
            <w:div w:id="94866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7435">
      <w:bodyDiv w:val="1"/>
      <w:marLeft w:val="0"/>
      <w:marRight w:val="0"/>
      <w:marTop w:val="0"/>
      <w:marBottom w:val="0"/>
      <w:divBdr>
        <w:top w:val="none" w:sz="0" w:space="0" w:color="auto"/>
        <w:left w:val="none" w:sz="0" w:space="0" w:color="auto"/>
        <w:bottom w:val="none" w:sz="0" w:space="0" w:color="auto"/>
        <w:right w:val="none" w:sz="0" w:space="0" w:color="auto"/>
      </w:divBdr>
      <w:divsChild>
        <w:div w:id="1912957439">
          <w:marLeft w:val="274"/>
          <w:marRight w:val="0"/>
          <w:marTop w:val="0"/>
          <w:marBottom w:val="0"/>
          <w:divBdr>
            <w:top w:val="none" w:sz="0" w:space="0" w:color="auto"/>
            <w:left w:val="none" w:sz="0" w:space="0" w:color="auto"/>
            <w:bottom w:val="none" w:sz="0" w:space="0" w:color="auto"/>
            <w:right w:val="none" w:sz="0" w:space="0" w:color="auto"/>
          </w:divBdr>
        </w:div>
        <w:div w:id="888999369">
          <w:marLeft w:val="274"/>
          <w:marRight w:val="0"/>
          <w:marTop w:val="0"/>
          <w:marBottom w:val="240"/>
          <w:divBdr>
            <w:top w:val="none" w:sz="0" w:space="0" w:color="auto"/>
            <w:left w:val="none" w:sz="0" w:space="0" w:color="auto"/>
            <w:bottom w:val="none" w:sz="0" w:space="0" w:color="auto"/>
            <w:right w:val="none" w:sz="0" w:space="0" w:color="auto"/>
          </w:divBdr>
        </w:div>
        <w:div w:id="1384214077">
          <w:marLeft w:val="274"/>
          <w:marRight w:val="0"/>
          <w:marTop w:val="0"/>
          <w:marBottom w:val="0"/>
          <w:divBdr>
            <w:top w:val="none" w:sz="0" w:space="0" w:color="auto"/>
            <w:left w:val="none" w:sz="0" w:space="0" w:color="auto"/>
            <w:bottom w:val="none" w:sz="0" w:space="0" w:color="auto"/>
            <w:right w:val="none" w:sz="0" w:space="0" w:color="auto"/>
          </w:divBdr>
        </w:div>
        <w:div w:id="1046758975">
          <w:marLeft w:val="274"/>
          <w:marRight w:val="0"/>
          <w:marTop w:val="0"/>
          <w:marBottom w:val="0"/>
          <w:divBdr>
            <w:top w:val="none" w:sz="0" w:space="0" w:color="auto"/>
            <w:left w:val="none" w:sz="0" w:space="0" w:color="auto"/>
            <w:bottom w:val="none" w:sz="0" w:space="0" w:color="auto"/>
            <w:right w:val="none" w:sz="0" w:space="0" w:color="auto"/>
          </w:divBdr>
        </w:div>
      </w:divsChild>
    </w:div>
    <w:div w:id="1862670401">
      <w:bodyDiv w:val="1"/>
      <w:marLeft w:val="0"/>
      <w:marRight w:val="0"/>
      <w:marTop w:val="0"/>
      <w:marBottom w:val="0"/>
      <w:divBdr>
        <w:top w:val="none" w:sz="0" w:space="0" w:color="auto"/>
        <w:left w:val="none" w:sz="0" w:space="0" w:color="auto"/>
        <w:bottom w:val="none" w:sz="0" w:space="0" w:color="auto"/>
        <w:right w:val="none" w:sz="0" w:space="0" w:color="auto"/>
      </w:divBdr>
      <w:divsChild>
        <w:div w:id="1109473479">
          <w:marLeft w:val="274"/>
          <w:marRight w:val="0"/>
          <w:marTop w:val="0"/>
          <w:marBottom w:val="0"/>
          <w:divBdr>
            <w:top w:val="none" w:sz="0" w:space="0" w:color="auto"/>
            <w:left w:val="none" w:sz="0" w:space="0" w:color="auto"/>
            <w:bottom w:val="none" w:sz="0" w:space="0" w:color="auto"/>
            <w:right w:val="none" w:sz="0" w:space="0" w:color="auto"/>
          </w:divBdr>
        </w:div>
        <w:div w:id="167213748">
          <w:marLeft w:val="274"/>
          <w:marRight w:val="0"/>
          <w:marTop w:val="0"/>
          <w:marBottom w:val="0"/>
          <w:divBdr>
            <w:top w:val="none" w:sz="0" w:space="0" w:color="auto"/>
            <w:left w:val="none" w:sz="0" w:space="0" w:color="auto"/>
            <w:bottom w:val="none" w:sz="0" w:space="0" w:color="auto"/>
            <w:right w:val="none" w:sz="0" w:space="0" w:color="auto"/>
          </w:divBdr>
        </w:div>
        <w:div w:id="1387338942">
          <w:marLeft w:val="274"/>
          <w:marRight w:val="0"/>
          <w:marTop w:val="0"/>
          <w:marBottom w:val="240"/>
          <w:divBdr>
            <w:top w:val="none" w:sz="0" w:space="0" w:color="auto"/>
            <w:left w:val="none" w:sz="0" w:space="0" w:color="auto"/>
            <w:bottom w:val="none" w:sz="0" w:space="0" w:color="auto"/>
            <w:right w:val="none" w:sz="0" w:space="0" w:color="auto"/>
          </w:divBdr>
        </w:div>
        <w:div w:id="388383826">
          <w:marLeft w:val="274"/>
          <w:marRight w:val="0"/>
          <w:marTop w:val="0"/>
          <w:marBottom w:val="0"/>
          <w:divBdr>
            <w:top w:val="none" w:sz="0" w:space="0" w:color="auto"/>
            <w:left w:val="none" w:sz="0" w:space="0" w:color="auto"/>
            <w:bottom w:val="none" w:sz="0" w:space="0" w:color="auto"/>
            <w:right w:val="none" w:sz="0" w:space="0" w:color="auto"/>
          </w:divBdr>
        </w:div>
        <w:div w:id="301466437">
          <w:marLeft w:val="274"/>
          <w:marRight w:val="0"/>
          <w:marTop w:val="0"/>
          <w:marBottom w:val="0"/>
          <w:divBdr>
            <w:top w:val="none" w:sz="0" w:space="0" w:color="auto"/>
            <w:left w:val="none" w:sz="0" w:space="0" w:color="auto"/>
            <w:bottom w:val="none" w:sz="0" w:space="0" w:color="auto"/>
            <w:right w:val="none" w:sz="0" w:space="0" w:color="auto"/>
          </w:divBdr>
        </w:div>
      </w:divsChild>
    </w:div>
    <w:div w:id="1901555449">
      <w:bodyDiv w:val="1"/>
      <w:marLeft w:val="0"/>
      <w:marRight w:val="0"/>
      <w:marTop w:val="0"/>
      <w:marBottom w:val="0"/>
      <w:divBdr>
        <w:top w:val="none" w:sz="0" w:space="0" w:color="auto"/>
        <w:left w:val="none" w:sz="0" w:space="0" w:color="auto"/>
        <w:bottom w:val="none" w:sz="0" w:space="0" w:color="auto"/>
        <w:right w:val="none" w:sz="0" w:space="0" w:color="auto"/>
      </w:divBdr>
      <w:divsChild>
        <w:div w:id="106388539">
          <w:marLeft w:val="150"/>
          <w:marRight w:val="150"/>
          <w:marTop w:val="0"/>
          <w:marBottom w:val="0"/>
          <w:divBdr>
            <w:top w:val="none" w:sz="0" w:space="0" w:color="auto"/>
            <w:left w:val="none" w:sz="0" w:space="0" w:color="auto"/>
            <w:bottom w:val="none" w:sz="0" w:space="0" w:color="auto"/>
            <w:right w:val="none" w:sz="0" w:space="0" w:color="auto"/>
          </w:divBdr>
          <w:divsChild>
            <w:div w:id="1385178378">
              <w:marLeft w:val="0"/>
              <w:marRight w:val="0"/>
              <w:marTop w:val="0"/>
              <w:marBottom w:val="0"/>
              <w:divBdr>
                <w:top w:val="none" w:sz="0" w:space="0" w:color="auto"/>
                <w:left w:val="none" w:sz="0" w:space="0" w:color="auto"/>
                <w:bottom w:val="none" w:sz="0" w:space="0" w:color="auto"/>
                <w:right w:val="none" w:sz="0" w:space="0" w:color="auto"/>
              </w:divBdr>
              <w:divsChild>
                <w:div w:id="92093395">
                  <w:marLeft w:val="0"/>
                  <w:marRight w:val="0"/>
                  <w:marTop w:val="0"/>
                  <w:marBottom w:val="0"/>
                  <w:divBdr>
                    <w:top w:val="none" w:sz="0" w:space="0" w:color="auto"/>
                    <w:left w:val="none" w:sz="0" w:space="0" w:color="auto"/>
                    <w:bottom w:val="none" w:sz="0" w:space="0" w:color="auto"/>
                    <w:right w:val="none" w:sz="0" w:space="0" w:color="auto"/>
                  </w:divBdr>
                </w:div>
                <w:div w:id="63448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310021">
      <w:bodyDiv w:val="1"/>
      <w:marLeft w:val="0"/>
      <w:marRight w:val="0"/>
      <w:marTop w:val="0"/>
      <w:marBottom w:val="0"/>
      <w:divBdr>
        <w:top w:val="none" w:sz="0" w:space="0" w:color="auto"/>
        <w:left w:val="none" w:sz="0" w:space="0" w:color="auto"/>
        <w:bottom w:val="none" w:sz="0" w:space="0" w:color="auto"/>
        <w:right w:val="none" w:sz="0" w:space="0" w:color="auto"/>
      </w:divBdr>
      <w:divsChild>
        <w:div w:id="1659726905">
          <w:marLeft w:val="274"/>
          <w:marRight w:val="0"/>
          <w:marTop w:val="0"/>
          <w:marBottom w:val="0"/>
          <w:divBdr>
            <w:top w:val="none" w:sz="0" w:space="0" w:color="auto"/>
            <w:left w:val="none" w:sz="0" w:space="0" w:color="auto"/>
            <w:bottom w:val="none" w:sz="0" w:space="0" w:color="auto"/>
            <w:right w:val="none" w:sz="0" w:space="0" w:color="auto"/>
          </w:divBdr>
        </w:div>
      </w:divsChild>
    </w:div>
    <w:div w:id="1931503378">
      <w:bodyDiv w:val="1"/>
      <w:marLeft w:val="0"/>
      <w:marRight w:val="0"/>
      <w:marTop w:val="0"/>
      <w:marBottom w:val="0"/>
      <w:divBdr>
        <w:top w:val="none" w:sz="0" w:space="0" w:color="auto"/>
        <w:left w:val="none" w:sz="0" w:space="0" w:color="auto"/>
        <w:bottom w:val="none" w:sz="0" w:space="0" w:color="auto"/>
        <w:right w:val="none" w:sz="0" w:space="0" w:color="auto"/>
      </w:divBdr>
      <w:divsChild>
        <w:div w:id="153686337">
          <w:marLeft w:val="150"/>
          <w:marRight w:val="150"/>
          <w:marTop w:val="0"/>
          <w:marBottom w:val="0"/>
          <w:divBdr>
            <w:top w:val="none" w:sz="0" w:space="0" w:color="auto"/>
            <w:left w:val="none" w:sz="0" w:space="0" w:color="auto"/>
            <w:bottom w:val="none" w:sz="0" w:space="0" w:color="auto"/>
            <w:right w:val="none" w:sz="0" w:space="0" w:color="auto"/>
          </w:divBdr>
        </w:div>
      </w:divsChild>
    </w:div>
    <w:div w:id="1946691248">
      <w:bodyDiv w:val="1"/>
      <w:marLeft w:val="0"/>
      <w:marRight w:val="0"/>
      <w:marTop w:val="0"/>
      <w:marBottom w:val="0"/>
      <w:divBdr>
        <w:top w:val="none" w:sz="0" w:space="0" w:color="auto"/>
        <w:left w:val="none" w:sz="0" w:space="0" w:color="auto"/>
        <w:bottom w:val="none" w:sz="0" w:space="0" w:color="auto"/>
        <w:right w:val="none" w:sz="0" w:space="0" w:color="auto"/>
      </w:divBdr>
      <w:divsChild>
        <w:div w:id="542906333">
          <w:marLeft w:val="150"/>
          <w:marRight w:val="150"/>
          <w:marTop w:val="0"/>
          <w:marBottom w:val="0"/>
          <w:divBdr>
            <w:top w:val="none" w:sz="0" w:space="0" w:color="auto"/>
            <w:left w:val="none" w:sz="0" w:space="0" w:color="auto"/>
            <w:bottom w:val="none" w:sz="0" w:space="0" w:color="auto"/>
            <w:right w:val="none" w:sz="0" w:space="0" w:color="auto"/>
          </w:divBdr>
          <w:divsChild>
            <w:div w:id="163586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5157">
      <w:bodyDiv w:val="1"/>
      <w:marLeft w:val="0"/>
      <w:marRight w:val="0"/>
      <w:marTop w:val="0"/>
      <w:marBottom w:val="0"/>
      <w:divBdr>
        <w:top w:val="none" w:sz="0" w:space="0" w:color="auto"/>
        <w:left w:val="none" w:sz="0" w:space="0" w:color="auto"/>
        <w:bottom w:val="none" w:sz="0" w:space="0" w:color="auto"/>
        <w:right w:val="none" w:sz="0" w:space="0" w:color="auto"/>
      </w:divBdr>
    </w:div>
    <w:div w:id="2068256396">
      <w:bodyDiv w:val="1"/>
      <w:marLeft w:val="0"/>
      <w:marRight w:val="0"/>
      <w:marTop w:val="0"/>
      <w:marBottom w:val="0"/>
      <w:divBdr>
        <w:top w:val="none" w:sz="0" w:space="0" w:color="auto"/>
        <w:left w:val="none" w:sz="0" w:space="0" w:color="auto"/>
        <w:bottom w:val="none" w:sz="0" w:space="0" w:color="auto"/>
        <w:right w:val="none" w:sz="0" w:space="0" w:color="auto"/>
      </w:divBdr>
      <w:divsChild>
        <w:div w:id="96220581">
          <w:marLeft w:val="150"/>
          <w:marRight w:val="150"/>
          <w:marTop w:val="0"/>
          <w:marBottom w:val="0"/>
          <w:divBdr>
            <w:top w:val="none" w:sz="0" w:space="0" w:color="auto"/>
            <w:left w:val="none" w:sz="0" w:space="0" w:color="auto"/>
            <w:bottom w:val="none" w:sz="0" w:space="0" w:color="auto"/>
            <w:right w:val="none" w:sz="0" w:space="0" w:color="auto"/>
          </w:divBdr>
          <w:divsChild>
            <w:div w:id="862400685">
              <w:marLeft w:val="0"/>
              <w:marRight w:val="0"/>
              <w:marTop w:val="0"/>
              <w:marBottom w:val="0"/>
              <w:divBdr>
                <w:top w:val="none" w:sz="0" w:space="0" w:color="auto"/>
                <w:left w:val="none" w:sz="0" w:space="0" w:color="auto"/>
                <w:bottom w:val="none" w:sz="0" w:space="0" w:color="auto"/>
                <w:right w:val="none" w:sz="0" w:space="0" w:color="auto"/>
              </w:divBdr>
              <w:divsChild>
                <w:div w:id="69236597">
                  <w:marLeft w:val="0"/>
                  <w:marRight w:val="0"/>
                  <w:marTop w:val="0"/>
                  <w:marBottom w:val="120"/>
                  <w:divBdr>
                    <w:top w:val="none" w:sz="0" w:space="0" w:color="auto"/>
                    <w:left w:val="none" w:sz="0" w:space="0" w:color="auto"/>
                    <w:bottom w:val="none" w:sz="0" w:space="0" w:color="auto"/>
                    <w:right w:val="none" w:sz="0" w:space="0" w:color="auto"/>
                  </w:divBdr>
                </w:div>
                <w:div w:id="111386456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xsite.singaporetech.edu.sg/d2l/home/143690" TargetMode="External"/><Relationship Id="rId13" Type="http://schemas.openxmlformats.org/officeDocument/2006/relationships/image" Target="media/image3.png"/><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docs.live.net/0F84F277F48D9D86/Documents/tan_zi_qi@lta.gov.s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docs.live.net/0F84F277F48D9D86/Documents/pulakesh.upadhyaya@singaporetech.edu.sg"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cid:image009.jpg@01CDF8BB.B2E02820" TargetMode="External"/><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88245\AppData\Local\Microsoft\Windows\INetCache\Content.Outlook\P9D06J27\Template%20for%20SIT%20Module%20Profile%2020140818.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8AE9C12B8B4CA7B8C5DB03DFABD45F"/>
        <w:category>
          <w:name w:val="General"/>
          <w:gallery w:val="placeholder"/>
        </w:category>
        <w:types>
          <w:type w:val="bbPlcHdr"/>
        </w:types>
        <w:behaviors>
          <w:behavior w:val="content"/>
        </w:behaviors>
        <w:guid w:val="{A38BB86E-4C99-4CED-BBD3-7A6FCA0E2302}"/>
      </w:docPartPr>
      <w:docPartBody>
        <w:p w:rsidR="002753D4" w:rsidRDefault="00FD3348" w:rsidP="00FD3348">
          <w:pPr>
            <w:pStyle w:val="458AE9C12B8B4CA7B8C5DB03DFABD45F9"/>
          </w:pPr>
          <w:r w:rsidRPr="009435A8">
            <w:rPr>
              <w:rStyle w:val="PlaceholderText"/>
              <w:i/>
              <w:color w:val="FF0000"/>
            </w:rPr>
            <w:t>Please provide a description of the candidate’s capstone project, including its purpose, etc.</w:t>
          </w:r>
        </w:p>
      </w:docPartBody>
    </w:docPart>
    <w:docPart>
      <w:docPartPr>
        <w:name w:val="09558545275A4B4CA3DE061D794AE100"/>
        <w:category>
          <w:name w:val="General"/>
          <w:gallery w:val="placeholder"/>
        </w:category>
        <w:types>
          <w:type w:val="bbPlcHdr"/>
        </w:types>
        <w:behaviors>
          <w:behavior w:val="content"/>
        </w:behaviors>
        <w:guid w:val="{78CF29E8-979F-4A88-BD48-9596A6B96CB7}"/>
      </w:docPartPr>
      <w:docPartBody>
        <w:p w:rsidR="002753D4" w:rsidRDefault="00FD3348" w:rsidP="00FD3348">
          <w:pPr>
            <w:pStyle w:val="09558545275A4B4CA3DE061D794AE1009"/>
          </w:pPr>
          <w:r w:rsidRPr="009435A8">
            <w:rPr>
              <w:rStyle w:val="PlaceholderText"/>
              <w:i/>
              <w:color w:val="FF0000"/>
            </w:rPr>
            <w:t>Please provide a detailed description of the project objectives, i.e., what is the candidate expected to accomplish</w:t>
          </w:r>
        </w:p>
      </w:docPartBody>
    </w:docPart>
    <w:docPart>
      <w:docPartPr>
        <w:name w:val="EE67969AA3C94E88AA5BB744B25A0ADA"/>
        <w:category>
          <w:name w:val="General"/>
          <w:gallery w:val="placeholder"/>
        </w:category>
        <w:types>
          <w:type w:val="bbPlcHdr"/>
        </w:types>
        <w:behaviors>
          <w:behavior w:val="content"/>
        </w:behaviors>
        <w:guid w:val="{3AB73792-820E-41E6-AF1C-ABF4D9056670}"/>
      </w:docPartPr>
      <w:docPartBody>
        <w:p w:rsidR="002753D4" w:rsidRDefault="00FD3348" w:rsidP="00FD3348">
          <w:pPr>
            <w:pStyle w:val="EE67969AA3C94E88AA5BB744B25A0ADA9"/>
          </w:pPr>
          <w:r w:rsidRPr="009435A8">
            <w:rPr>
              <w:rStyle w:val="PlaceholderText"/>
              <w:i/>
              <w:color w:val="FF0000"/>
            </w:rPr>
            <w:t>Please provide information regarding the relevance of the project to the hosting organization, and / or to the industry at large</w:t>
          </w:r>
        </w:p>
      </w:docPartBody>
    </w:docPart>
    <w:docPart>
      <w:docPartPr>
        <w:name w:val="67B0EB680C8D420399292A9EFA96CFD4"/>
        <w:category>
          <w:name w:val="General"/>
          <w:gallery w:val="placeholder"/>
        </w:category>
        <w:types>
          <w:type w:val="bbPlcHdr"/>
        </w:types>
        <w:behaviors>
          <w:behavior w:val="content"/>
        </w:behaviors>
        <w:guid w:val="{675CF5F2-9056-4B13-AF89-7F4E4A44430D}"/>
      </w:docPartPr>
      <w:docPartBody>
        <w:p w:rsidR="002753D4" w:rsidRDefault="00FD3348" w:rsidP="00FD3348">
          <w:pPr>
            <w:pStyle w:val="67B0EB680C8D420399292A9EFA96CFD49"/>
          </w:pPr>
          <w:r w:rsidRPr="009435A8">
            <w:rPr>
              <w:rStyle w:val="PlaceholderText"/>
              <w:i/>
              <w:color w:val="FF0000"/>
            </w:rPr>
            <w:t>Please provide a detailed description of the project scope, including any limitations of the project</w:t>
          </w:r>
        </w:p>
      </w:docPartBody>
    </w:docPart>
    <w:docPart>
      <w:docPartPr>
        <w:name w:val="B17E4EB311C640A7B59031688C0C4D2A"/>
        <w:category>
          <w:name w:val="General"/>
          <w:gallery w:val="placeholder"/>
        </w:category>
        <w:types>
          <w:type w:val="bbPlcHdr"/>
        </w:types>
        <w:behaviors>
          <w:behavior w:val="content"/>
        </w:behaviors>
        <w:guid w:val="{328C9652-F468-4C70-84C4-C028E658C343}"/>
      </w:docPartPr>
      <w:docPartBody>
        <w:p w:rsidR="002753D4" w:rsidRDefault="00FD3348" w:rsidP="00FD3348">
          <w:pPr>
            <w:pStyle w:val="B17E4EB311C640A7B59031688C0C4D2A9"/>
          </w:pPr>
          <w:r w:rsidRPr="009435A8">
            <w:rPr>
              <w:rStyle w:val="PlaceholderText"/>
              <w:i/>
              <w:color w:val="FF0000"/>
            </w:rPr>
            <w:t>Please provide a detailed description of the expected outputs and deliverables by the candidate</w:t>
          </w:r>
        </w:p>
      </w:docPartBody>
    </w:docPart>
    <w:docPart>
      <w:docPartPr>
        <w:name w:val="23649D7E3A8A42889C9EFD04FC11EB82"/>
        <w:category>
          <w:name w:val="General"/>
          <w:gallery w:val="placeholder"/>
        </w:category>
        <w:types>
          <w:type w:val="bbPlcHdr"/>
        </w:types>
        <w:behaviors>
          <w:behavior w:val="content"/>
        </w:behaviors>
        <w:guid w:val="{533C5D26-859A-4452-AC18-44B9C09BB095}"/>
      </w:docPartPr>
      <w:docPartBody>
        <w:p w:rsidR="002753D4" w:rsidRDefault="00FD3348" w:rsidP="00FD3348">
          <w:pPr>
            <w:pStyle w:val="23649D7E3A8A42889C9EFD04FC11EB829"/>
          </w:pPr>
          <w:r w:rsidRPr="006E1278">
            <w:rPr>
              <w:rStyle w:val="PlaceholderText"/>
              <w:i/>
              <w:color w:val="FF0000"/>
            </w:rPr>
            <w:t xml:space="preserve">Please provide details of any pre-requisite knowledge and / or skillsets from the </w:t>
          </w:r>
          <w:r>
            <w:rPr>
              <w:rStyle w:val="PlaceholderText"/>
              <w:i/>
              <w:color w:val="FF0000"/>
            </w:rPr>
            <w:t xml:space="preserve">degree </w:t>
          </w:r>
          <w:r w:rsidRPr="006E1278">
            <w:rPr>
              <w:rStyle w:val="PlaceholderText"/>
              <w:i/>
              <w:color w:val="FF0000"/>
            </w:rPr>
            <w:t xml:space="preserve">programme </w:t>
          </w:r>
          <w:r>
            <w:rPr>
              <w:rStyle w:val="PlaceholderText"/>
              <w:i/>
              <w:color w:val="FF0000"/>
            </w:rPr>
            <w:t xml:space="preserve">that is </w:t>
          </w:r>
          <w:r w:rsidRPr="006E1278">
            <w:rPr>
              <w:rStyle w:val="PlaceholderText"/>
              <w:i/>
              <w:color w:val="FF0000"/>
            </w:rPr>
            <w:t>required by the candidate for the project</w:t>
          </w:r>
        </w:p>
      </w:docPartBody>
    </w:docPart>
    <w:docPart>
      <w:docPartPr>
        <w:name w:val="73983D198E8845779A0F0051EC71A704"/>
        <w:category>
          <w:name w:val="General"/>
          <w:gallery w:val="placeholder"/>
        </w:category>
        <w:types>
          <w:type w:val="bbPlcHdr"/>
        </w:types>
        <w:behaviors>
          <w:behavior w:val="content"/>
        </w:behaviors>
        <w:guid w:val="{C0BB4E87-60FC-4EBE-8DFD-A8E66E7CA00F}"/>
      </w:docPartPr>
      <w:docPartBody>
        <w:p w:rsidR="002753D4" w:rsidRDefault="00FD3348" w:rsidP="00FD3348">
          <w:pPr>
            <w:pStyle w:val="73983D198E8845779A0F0051EC71A7049"/>
          </w:pPr>
          <w:r w:rsidRPr="006E1278">
            <w:rPr>
              <w:rStyle w:val="PlaceholderText"/>
              <w:i/>
              <w:color w:val="FF0000"/>
            </w:rPr>
            <w:t xml:space="preserve">Please provide details of any other required knowledge, skillsets, or certifications beyond the </w:t>
          </w:r>
          <w:r>
            <w:rPr>
              <w:rStyle w:val="PlaceholderText"/>
              <w:i/>
              <w:color w:val="FF0000"/>
            </w:rPr>
            <w:t xml:space="preserve">degree </w:t>
          </w:r>
          <w:r w:rsidRPr="006E1278">
            <w:rPr>
              <w:rStyle w:val="PlaceholderText"/>
              <w:i/>
              <w:color w:val="FF0000"/>
            </w:rPr>
            <w:t>programme that the candidate will require to complete the project</w:t>
          </w:r>
        </w:p>
      </w:docPartBody>
    </w:docPart>
    <w:docPart>
      <w:docPartPr>
        <w:name w:val="8988DEC1BA164918A9D7FB582A19A97D"/>
        <w:category>
          <w:name w:val="General"/>
          <w:gallery w:val="placeholder"/>
        </w:category>
        <w:types>
          <w:type w:val="bbPlcHdr"/>
        </w:types>
        <w:behaviors>
          <w:behavior w:val="content"/>
        </w:behaviors>
        <w:guid w:val="{FE521634-0836-4AB7-B868-16AC71F82905}"/>
      </w:docPartPr>
      <w:docPartBody>
        <w:p w:rsidR="002753D4" w:rsidRDefault="00FD3348" w:rsidP="00FD3348">
          <w:pPr>
            <w:pStyle w:val="8988DEC1BA164918A9D7FB582A19A97D9"/>
          </w:pPr>
          <w:r w:rsidRPr="006E1278">
            <w:rPr>
              <w:rStyle w:val="PlaceholderText"/>
              <w:i/>
              <w:color w:val="FF0000"/>
            </w:rPr>
            <w:t xml:space="preserve">Please provide details of any </w:t>
          </w:r>
          <w:r>
            <w:rPr>
              <w:rStyle w:val="PlaceholderText"/>
              <w:i/>
              <w:color w:val="FF0000"/>
            </w:rPr>
            <w:t xml:space="preserve">additional relevant </w:t>
          </w:r>
          <w:r w:rsidRPr="006E1278">
            <w:rPr>
              <w:rStyle w:val="PlaceholderText"/>
              <w:i/>
              <w:color w:val="FF0000"/>
            </w:rPr>
            <w:t xml:space="preserve">training that is required by, and that will be provided to the candidate </w:t>
          </w:r>
          <w:r>
            <w:rPr>
              <w:rStyle w:val="PlaceholderText"/>
              <w:i/>
              <w:color w:val="FF0000"/>
            </w:rPr>
            <w:t>for the purpose of</w:t>
          </w:r>
          <w:r w:rsidRPr="006E1278">
            <w:rPr>
              <w:rStyle w:val="PlaceholderText"/>
              <w:i/>
              <w:color w:val="FF0000"/>
            </w:rPr>
            <w:t xml:space="preserve"> the project</w:t>
          </w:r>
        </w:p>
      </w:docPartBody>
    </w:docPart>
    <w:docPart>
      <w:docPartPr>
        <w:name w:val="4AA4074BEF4B48FF83EC004EE7479E35"/>
        <w:category>
          <w:name w:val="General"/>
          <w:gallery w:val="placeholder"/>
        </w:category>
        <w:types>
          <w:type w:val="bbPlcHdr"/>
        </w:types>
        <w:behaviors>
          <w:behavior w:val="content"/>
        </w:behaviors>
        <w:guid w:val="{167388FD-9EB6-48A4-B6B3-11FD90D78FA9}"/>
      </w:docPartPr>
      <w:docPartBody>
        <w:p w:rsidR="002753D4" w:rsidRDefault="00FD3348" w:rsidP="00FD3348">
          <w:pPr>
            <w:pStyle w:val="4AA4074BEF4B48FF83EC004EE7479E359"/>
          </w:pPr>
          <w:r w:rsidRPr="006E1278">
            <w:rPr>
              <w:rStyle w:val="PlaceholderText"/>
              <w:i/>
              <w:color w:val="FF0000"/>
            </w:rPr>
            <w:t>Please provide a detailed timeline of the project, including expected output and deliverables</w:t>
          </w:r>
        </w:p>
      </w:docPartBody>
    </w:docPart>
    <w:docPart>
      <w:docPartPr>
        <w:name w:val="0D18F31A539A474A856827FB60CC7C14"/>
        <w:category>
          <w:name w:val="General"/>
          <w:gallery w:val="placeholder"/>
        </w:category>
        <w:types>
          <w:type w:val="bbPlcHdr"/>
        </w:types>
        <w:behaviors>
          <w:behavior w:val="content"/>
        </w:behaviors>
        <w:guid w:val="{0C464317-E44B-48D2-AE29-26950A8FB31D}"/>
      </w:docPartPr>
      <w:docPartBody>
        <w:p w:rsidR="002753D4" w:rsidRDefault="00FD3348" w:rsidP="00FD3348">
          <w:pPr>
            <w:pStyle w:val="0D18F31A539A474A856827FB60CC7C149"/>
          </w:pPr>
          <w:r w:rsidRPr="006E1278">
            <w:rPr>
              <w:rStyle w:val="PlaceholderText"/>
              <w:i/>
              <w:color w:val="FF0000"/>
            </w:rPr>
            <w:t>Please provide any other details that are relevant to the project, e.g., references or research papers, description on the complexity of the project, expected learning opportunities, etc.</w:t>
          </w:r>
        </w:p>
      </w:docPartBody>
    </w:docPart>
    <w:docPart>
      <w:docPartPr>
        <w:name w:val="6EA86982CA4B48C4B2A93E8AC8DA1133"/>
        <w:category>
          <w:name w:val="General"/>
          <w:gallery w:val="placeholder"/>
        </w:category>
        <w:types>
          <w:type w:val="bbPlcHdr"/>
        </w:types>
        <w:behaviors>
          <w:behavior w:val="content"/>
        </w:behaviors>
        <w:guid w:val="{3946B005-E548-4CF5-9F24-EA6ED71B2EDF}"/>
      </w:docPartPr>
      <w:docPartBody>
        <w:p w:rsidR="002753D4" w:rsidRDefault="00FD3348" w:rsidP="00FD3348">
          <w:pPr>
            <w:pStyle w:val="6EA86982CA4B48C4B2A93E8AC8DA11339"/>
          </w:pPr>
          <w:r w:rsidRPr="003938F0">
            <w:rPr>
              <w:rStyle w:val="PlaceholderText"/>
              <w:i/>
              <w:color w:val="FF0000"/>
            </w:rPr>
            <w:t xml:space="preserve">The </w:t>
          </w:r>
          <w:r>
            <w:rPr>
              <w:rStyle w:val="PlaceholderText"/>
              <w:i/>
              <w:color w:val="FF0000"/>
            </w:rPr>
            <w:t>capstone project title</w:t>
          </w:r>
        </w:p>
      </w:docPartBody>
    </w:docPart>
    <w:docPart>
      <w:docPartPr>
        <w:name w:val="952E7C3D1EC54B0C9E007B3EA93AF261"/>
        <w:category>
          <w:name w:val="General"/>
          <w:gallery w:val="placeholder"/>
        </w:category>
        <w:types>
          <w:type w:val="bbPlcHdr"/>
        </w:types>
        <w:behaviors>
          <w:behavior w:val="content"/>
        </w:behaviors>
        <w:guid w:val="{F7D193D4-E899-49C2-B83C-9006D265B1CF}"/>
      </w:docPartPr>
      <w:docPartBody>
        <w:p w:rsidR="002753D4" w:rsidRDefault="00FD3348" w:rsidP="00FD3348">
          <w:pPr>
            <w:pStyle w:val="952E7C3D1EC54B0C9E007B3EA93AF2619"/>
          </w:pPr>
          <w:r w:rsidRPr="003938F0">
            <w:rPr>
              <w:rStyle w:val="PlaceholderText"/>
              <w:i/>
              <w:color w:val="FF0000"/>
            </w:rPr>
            <w:t>The organization name</w:t>
          </w:r>
        </w:p>
      </w:docPartBody>
    </w:docPart>
    <w:docPart>
      <w:docPartPr>
        <w:name w:val="7DF5117DDC904DE19D7DDBB55B37CB37"/>
        <w:category>
          <w:name w:val="General"/>
          <w:gallery w:val="placeholder"/>
        </w:category>
        <w:types>
          <w:type w:val="bbPlcHdr"/>
        </w:types>
        <w:behaviors>
          <w:behavior w:val="content"/>
        </w:behaviors>
        <w:guid w:val="{FB7B9222-CB58-4A02-B36F-631C1E10098D}"/>
      </w:docPartPr>
      <w:docPartBody>
        <w:p w:rsidR="002753D4" w:rsidRDefault="00FD3348" w:rsidP="00FD3348">
          <w:pPr>
            <w:pStyle w:val="7DF5117DDC904DE19D7DDBB55B37CB379"/>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 xml:space="preserve">full </w:t>
          </w:r>
          <w:r w:rsidRPr="003938F0">
            <w:rPr>
              <w:rStyle w:val="PlaceholderText"/>
              <w:i/>
              <w:color w:val="FF0000"/>
            </w:rPr>
            <w:t>name</w:t>
          </w:r>
        </w:p>
      </w:docPartBody>
    </w:docPart>
    <w:docPart>
      <w:docPartPr>
        <w:name w:val="EAC746029A6F43CDA6143B647734F596"/>
        <w:category>
          <w:name w:val="General"/>
          <w:gallery w:val="placeholder"/>
        </w:category>
        <w:types>
          <w:type w:val="bbPlcHdr"/>
        </w:types>
        <w:behaviors>
          <w:behavior w:val="content"/>
        </w:behaviors>
        <w:guid w:val="{E505486A-89ED-4D63-99E6-FA837FB48A2B}"/>
      </w:docPartPr>
      <w:docPartBody>
        <w:p w:rsidR="002753D4" w:rsidRDefault="00FD3348" w:rsidP="00FD3348">
          <w:pPr>
            <w:pStyle w:val="EAC746029A6F43CDA6143B647734F5969"/>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matriculation number</w:t>
          </w:r>
        </w:p>
      </w:docPartBody>
    </w:docPart>
    <w:docPart>
      <w:docPartPr>
        <w:name w:val="696F21202F7E45519938FC98C2EAB18A"/>
        <w:category>
          <w:name w:val="General"/>
          <w:gallery w:val="placeholder"/>
        </w:category>
        <w:types>
          <w:type w:val="bbPlcHdr"/>
        </w:types>
        <w:behaviors>
          <w:behavior w:val="content"/>
        </w:behaviors>
        <w:guid w:val="{7D4113C3-B065-46B1-9C93-B5E6357994EB}"/>
      </w:docPartPr>
      <w:docPartBody>
        <w:p w:rsidR="002753D4" w:rsidRDefault="00FD3348" w:rsidP="00FD3348">
          <w:pPr>
            <w:pStyle w:val="696F21202F7E45519938FC98C2EAB18A9"/>
          </w:pPr>
          <w:r>
            <w:rPr>
              <w:rStyle w:val="PlaceholderText"/>
              <w:i/>
              <w:color w:val="FF0000"/>
            </w:rPr>
            <w:t>Project s</w:t>
          </w:r>
          <w:r w:rsidRPr="00FE33D7">
            <w:rPr>
              <w:rStyle w:val="PlaceholderText"/>
              <w:i/>
              <w:color w:val="FF0000"/>
            </w:rPr>
            <w:t>tart date</w:t>
          </w:r>
        </w:p>
      </w:docPartBody>
    </w:docPart>
    <w:docPart>
      <w:docPartPr>
        <w:name w:val="E7CC64AB80DF40F7ABD0B32BB6AAF995"/>
        <w:category>
          <w:name w:val="General"/>
          <w:gallery w:val="placeholder"/>
        </w:category>
        <w:types>
          <w:type w:val="bbPlcHdr"/>
        </w:types>
        <w:behaviors>
          <w:behavior w:val="content"/>
        </w:behaviors>
        <w:guid w:val="{F0B4F36E-0B63-43DD-9D9B-48EB6C99BD42}"/>
      </w:docPartPr>
      <w:docPartBody>
        <w:p w:rsidR="002753D4" w:rsidRDefault="00FD3348" w:rsidP="00FD3348">
          <w:pPr>
            <w:pStyle w:val="E7CC64AB80DF40F7ABD0B32BB6AAF9959"/>
          </w:pPr>
          <w:r>
            <w:rPr>
              <w:rStyle w:val="PlaceholderText"/>
              <w:i/>
              <w:color w:val="FF0000"/>
            </w:rPr>
            <w:t>Project end</w:t>
          </w:r>
          <w:r w:rsidRPr="00FE33D7">
            <w:rPr>
              <w:rStyle w:val="PlaceholderText"/>
              <w:i/>
              <w:color w:val="FF0000"/>
            </w:rPr>
            <w:t xml:space="preserve"> date</w:t>
          </w:r>
        </w:p>
      </w:docPartBody>
    </w:docPart>
    <w:docPart>
      <w:docPartPr>
        <w:name w:val="E97E0A16A86B46DF9FD324A65CE1CDBE"/>
        <w:category>
          <w:name w:val="General"/>
          <w:gallery w:val="placeholder"/>
        </w:category>
        <w:types>
          <w:type w:val="bbPlcHdr"/>
        </w:types>
        <w:behaviors>
          <w:behavior w:val="content"/>
        </w:behaviors>
        <w:guid w:val="{AB5AB868-51D9-47C5-9547-95765B9C1404}"/>
      </w:docPartPr>
      <w:docPartBody>
        <w:p w:rsidR="002753D4" w:rsidRDefault="00FD3348" w:rsidP="00FD3348">
          <w:pPr>
            <w:pStyle w:val="E97E0A16A86B46DF9FD324A65CE1CDBE9"/>
          </w:pPr>
          <w:r>
            <w:rPr>
              <w:rStyle w:val="PlaceholderText"/>
              <w:i/>
              <w:color w:val="FF0000"/>
            </w:rPr>
            <w:t>The academic supervisor’s name</w:t>
          </w:r>
        </w:p>
      </w:docPartBody>
    </w:docPart>
    <w:docPart>
      <w:docPartPr>
        <w:name w:val="CAA97C1401E04852B17B61E99CC8025B"/>
        <w:category>
          <w:name w:val="General"/>
          <w:gallery w:val="placeholder"/>
        </w:category>
        <w:types>
          <w:type w:val="bbPlcHdr"/>
        </w:types>
        <w:behaviors>
          <w:behavior w:val="content"/>
        </w:behaviors>
        <w:guid w:val="{13DA75BD-6C02-4D3F-BFFF-29FC8035CBEC}"/>
      </w:docPartPr>
      <w:docPartBody>
        <w:p w:rsidR="002753D4" w:rsidRDefault="00FD3348" w:rsidP="00FD3348">
          <w:pPr>
            <w:pStyle w:val="CAA97C1401E04852B17B61E99CC8025B9"/>
          </w:pPr>
          <w:r>
            <w:rPr>
              <w:rStyle w:val="PlaceholderText"/>
              <w:i/>
              <w:color w:val="FF0000"/>
            </w:rPr>
            <w:t>The academic supervisor’s email address</w:t>
          </w:r>
        </w:p>
      </w:docPartBody>
    </w:docPart>
    <w:docPart>
      <w:docPartPr>
        <w:name w:val="CCE91C07105C4BC287429C617C05426E"/>
        <w:category>
          <w:name w:val="General"/>
          <w:gallery w:val="placeholder"/>
        </w:category>
        <w:types>
          <w:type w:val="bbPlcHdr"/>
        </w:types>
        <w:behaviors>
          <w:behavior w:val="content"/>
        </w:behaviors>
        <w:guid w:val="{BF33C421-5FF7-4473-9208-DB8B1EF62C89}"/>
      </w:docPartPr>
      <w:docPartBody>
        <w:p w:rsidR="002753D4" w:rsidRDefault="00FD3348" w:rsidP="00FD3348">
          <w:pPr>
            <w:pStyle w:val="CCE91C07105C4BC287429C617C05426E9"/>
          </w:pPr>
          <w:r>
            <w:rPr>
              <w:rStyle w:val="PlaceholderText"/>
              <w:i/>
              <w:color w:val="FF0000"/>
            </w:rPr>
            <w:t>The academic supervisor’s contact number</w:t>
          </w:r>
        </w:p>
      </w:docPartBody>
    </w:docPart>
    <w:docPart>
      <w:docPartPr>
        <w:name w:val="35C58F2B7E2D4AAFAFE89C9BC379410B"/>
        <w:category>
          <w:name w:val="General"/>
          <w:gallery w:val="placeholder"/>
        </w:category>
        <w:types>
          <w:type w:val="bbPlcHdr"/>
        </w:types>
        <w:behaviors>
          <w:behavior w:val="content"/>
        </w:behaviors>
        <w:guid w:val="{20C53B4D-D4A6-465C-AB98-812558028982}"/>
      </w:docPartPr>
      <w:docPartBody>
        <w:p w:rsidR="002753D4" w:rsidRDefault="00FD3348" w:rsidP="00FD3348">
          <w:pPr>
            <w:pStyle w:val="35C58F2B7E2D4AAFAFE89C9BC379410B9"/>
          </w:pPr>
          <w:r>
            <w:rPr>
              <w:rStyle w:val="PlaceholderText"/>
              <w:i/>
              <w:color w:val="FF0000"/>
            </w:rPr>
            <w:t>The academic supervisor’s designation</w:t>
          </w:r>
        </w:p>
      </w:docPartBody>
    </w:docPart>
    <w:docPart>
      <w:docPartPr>
        <w:name w:val="97E469EC835C4980B8E8DDFFFBC53671"/>
        <w:category>
          <w:name w:val="General"/>
          <w:gallery w:val="placeholder"/>
        </w:category>
        <w:types>
          <w:type w:val="bbPlcHdr"/>
        </w:types>
        <w:behaviors>
          <w:behavior w:val="content"/>
        </w:behaviors>
        <w:guid w:val="{680895D0-70E6-47E4-8DB4-AE5CE51B974A}"/>
      </w:docPartPr>
      <w:docPartBody>
        <w:p w:rsidR="002753D4" w:rsidRDefault="00FD3348" w:rsidP="00FD3348">
          <w:pPr>
            <w:pStyle w:val="97E469EC835C4980B8E8DDFFFBC536719"/>
          </w:pPr>
          <w:r>
            <w:rPr>
              <w:rStyle w:val="PlaceholderText"/>
              <w:i/>
              <w:color w:val="FF0000"/>
            </w:rPr>
            <w:t>The industry supervisor’s name</w:t>
          </w:r>
        </w:p>
      </w:docPartBody>
    </w:docPart>
    <w:docPart>
      <w:docPartPr>
        <w:name w:val="000392DBB7C44F0C80774156B9934DB2"/>
        <w:category>
          <w:name w:val="General"/>
          <w:gallery w:val="placeholder"/>
        </w:category>
        <w:types>
          <w:type w:val="bbPlcHdr"/>
        </w:types>
        <w:behaviors>
          <w:behavior w:val="content"/>
        </w:behaviors>
        <w:guid w:val="{E82B248A-BCD5-4F74-86D8-4F14EBBE3F56}"/>
      </w:docPartPr>
      <w:docPartBody>
        <w:p w:rsidR="002753D4" w:rsidRDefault="00FD3348" w:rsidP="00FD3348">
          <w:pPr>
            <w:pStyle w:val="000392DBB7C44F0C80774156B9934DB29"/>
          </w:pPr>
          <w:r>
            <w:rPr>
              <w:rStyle w:val="PlaceholderText"/>
              <w:i/>
              <w:color w:val="FF0000"/>
            </w:rPr>
            <w:t>The industry supervisor’s email address</w:t>
          </w:r>
        </w:p>
      </w:docPartBody>
    </w:docPart>
    <w:docPart>
      <w:docPartPr>
        <w:name w:val="BBDC70AA79A347ECBFCD8180718C9493"/>
        <w:category>
          <w:name w:val="General"/>
          <w:gallery w:val="placeholder"/>
        </w:category>
        <w:types>
          <w:type w:val="bbPlcHdr"/>
        </w:types>
        <w:behaviors>
          <w:behavior w:val="content"/>
        </w:behaviors>
        <w:guid w:val="{B33C252A-B621-4C19-AAAC-BC51AAACB341}"/>
      </w:docPartPr>
      <w:docPartBody>
        <w:p w:rsidR="002753D4" w:rsidRDefault="00FD3348" w:rsidP="00FD3348">
          <w:pPr>
            <w:pStyle w:val="BBDC70AA79A347ECBFCD8180718C94939"/>
          </w:pPr>
          <w:r>
            <w:rPr>
              <w:rStyle w:val="PlaceholderText"/>
              <w:i/>
              <w:color w:val="FF0000"/>
            </w:rPr>
            <w:t>The industry supervisor’s contact number</w:t>
          </w:r>
        </w:p>
      </w:docPartBody>
    </w:docPart>
    <w:docPart>
      <w:docPartPr>
        <w:name w:val="2D8AD3A376E14F6DA8B5FF48488F0B32"/>
        <w:category>
          <w:name w:val="General"/>
          <w:gallery w:val="placeholder"/>
        </w:category>
        <w:types>
          <w:type w:val="bbPlcHdr"/>
        </w:types>
        <w:behaviors>
          <w:behavior w:val="content"/>
        </w:behaviors>
        <w:guid w:val="{FFD8A71C-B5B1-4B0B-BF9E-1837D372B7AB}"/>
      </w:docPartPr>
      <w:docPartBody>
        <w:p w:rsidR="002753D4" w:rsidRDefault="00FD3348" w:rsidP="00FD3348">
          <w:pPr>
            <w:pStyle w:val="2D8AD3A376E14F6DA8B5FF48488F0B329"/>
          </w:pPr>
          <w:r>
            <w:rPr>
              <w:rStyle w:val="PlaceholderText"/>
              <w:i/>
              <w:color w:val="FF0000"/>
            </w:rPr>
            <w:t>The industry supervisor’s designation</w:t>
          </w:r>
        </w:p>
      </w:docPartBody>
    </w:docPart>
    <w:docPart>
      <w:docPartPr>
        <w:name w:val="7BE89AF90B08459CB2CCBB94DAF078A4"/>
        <w:category>
          <w:name w:val="General"/>
          <w:gallery w:val="placeholder"/>
        </w:category>
        <w:types>
          <w:type w:val="bbPlcHdr"/>
        </w:types>
        <w:behaviors>
          <w:behavior w:val="content"/>
        </w:behaviors>
        <w:guid w:val="{E8ADB439-BA1A-4161-8EDB-E23B1585E3D1}"/>
      </w:docPartPr>
      <w:docPartBody>
        <w:p w:rsidR="002753D4" w:rsidRDefault="00FD3348" w:rsidP="00FD3348">
          <w:pPr>
            <w:pStyle w:val="7BE89AF90B08459CB2CCBB94DAF078A49"/>
          </w:pPr>
          <w:r>
            <w:rPr>
              <w:rStyle w:val="PlaceholderText"/>
              <w:i/>
              <w:color w:val="FF0000"/>
            </w:rPr>
            <w:t>The industry supervisor’s department / division</w:t>
          </w:r>
        </w:p>
      </w:docPartBody>
    </w:docPart>
    <w:docPart>
      <w:docPartPr>
        <w:name w:val="90CFBAF8F0D141A59631376B85421A08"/>
        <w:category>
          <w:name w:val="General"/>
          <w:gallery w:val="placeholder"/>
        </w:category>
        <w:types>
          <w:type w:val="bbPlcHdr"/>
        </w:types>
        <w:behaviors>
          <w:behavior w:val="content"/>
        </w:behaviors>
        <w:guid w:val="{39EDEED8-5AF5-4A17-B1A6-4E5FE2AA2B34}"/>
      </w:docPartPr>
      <w:docPartBody>
        <w:p w:rsidR="00013636" w:rsidRDefault="00FD3348" w:rsidP="00FD3348">
          <w:pPr>
            <w:pStyle w:val="90CFBAF8F0D141A59631376B85421A083"/>
          </w:pPr>
          <w:r w:rsidRPr="006E1278">
            <w:rPr>
              <w:rStyle w:val="PlaceholderText"/>
              <w:i/>
              <w:color w:val="FF0000"/>
            </w:rPr>
            <w:t>Please provide any other details that are relevant to the project, e.g., references or research papers, description on the complexity of the project, expected learning opportunities, etc.</w:t>
          </w:r>
        </w:p>
      </w:docPartBody>
    </w:docPart>
    <w:docPart>
      <w:docPartPr>
        <w:name w:val="267B54B3F76644ADA32C272B9098B35C"/>
        <w:category>
          <w:name w:val="General"/>
          <w:gallery w:val="placeholder"/>
        </w:category>
        <w:types>
          <w:type w:val="bbPlcHdr"/>
        </w:types>
        <w:behaviors>
          <w:behavior w:val="content"/>
        </w:behaviors>
        <w:guid w:val="{7926396D-3C1C-4B43-AF16-2CA2287793C6}"/>
      </w:docPartPr>
      <w:docPartBody>
        <w:p w:rsidR="00013636" w:rsidRDefault="00FD3348" w:rsidP="00FD3348">
          <w:pPr>
            <w:pStyle w:val="267B54B3F76644ADA32C272B9098B35C3"/>
          </w:pPr>
          <w:r w:rsidRPr="00075B0B">
            <w:rPr>
              <w:rStyle w:val="PlaceholderText"/>
              <w:i/>
              <w:color w:val="FF0000"/>
            </w:rPr>
            <w:t>Click or tap to enter a date</w:t>
          </w:r>
        </w:p>
      </w:docPartBody>
    </w:docPart>
    <w:docPart>
      <w:docPartPr>
        <w:name w:val="E432658C9F31444F93835CA35F6CC45E"/>
        <w:category>
          <w:name w:val="General"/>
          <w:gallery w:val="placeholder"/>
        </w:category>
        <w:types>
          <w:type w:val="bbPlcHdr"/>
        </w:types>
        <w:behaviors>
          <w:behavior w:val="content"/>
        </w:behaviors>
        <w:guid w:val="{858AA804-E765-48F6-9B6A-06D9D7ACD8B2}"/>
      </w:docPartPr>
      <w:docPartBody>
        <w:p w:rsidR="00013636" w:rsidRDefault="00FD3348" w:rsidP="00FD3348">
          <w:pPr>
            <w:pStyle w:val="E432658C9F31444F93835CA35F6CC45E3"/>
          </w:pPr>
          <w:r w:rsidRPr="00075B0B">
            <w:rPr>
              <w:rStyle w:val="PlaceholderText"/>
              <w:i/>
              <w:color w:val="FF0000"/>
            </w:rPr>
            <w:t xml:space="preserve">The </w:t>
          </w:r>
          <w:r>
            <w:rPr>
              <w:rStyle w:val="PlaceholderText"/>
              <w:i/>
              <w:color w:val="FF0000"/>
            </w:rPr>
            <w:t>candidate’s</w:t>
          </w:r>
          <w:r w:rsidRPr="00075B0B">
            <w:rPr>
              <w:rStyle w:val="PlaceholderText"/>
              <w:i/>
              <w:color w:val="FF0000"/>
            </w:rPr>
            <w:t xml:space="preserve"> </w:t>
          </w:r>
          <w:r>
            <w:rPr>
              <w:rStyle w:val="PlaceholderText"/>
              <w:i/>
              <w:color w:val="FF0000"/>
            </w:rPr>
            <w:t>contact number</w:t>
          </w:r>
        </w:p>
      </w:docPartBody>
    </w:docPart>
    <w:docPart>
      <w:docPartPr>
        <w:name w:val="1C96EAE31B294EBE838ECD2F1E480B80"/>
        <w:category>
          <w:name w:val="General"/>
          <w:gallery w:val="placeholder"/>
        </w:category>
        <w:types>
          <w:type w:val="bbPlcHdr"/>
        </w:types>
        <w:behaviors>
          <w:behavior w:val="content"/>
        </w:behaviors>
        <w:guid w:val="{33ED0046-7EC1-4A3B-AB91-BD5489142C4C}"/>
      </w:docPartPr>
      <w:docPartBody>
        <w:p w:rsidR="00013636" w:rsidRDefault="00FD3348" w:rsidP="00FD3348">
          <w:pPr>
            <w:pStyle w:val="1C96EAE31B294EBE838ECD2F1E480B803"/>
          </w:pPr>
          <w:r w:rsidRPr="00075B0B">
            <w:rPr>
              <w:rStyle w:val="PlaceholderText"/>
              <w:i/>
              <w:color w:val="FF0000"/>
            </w:rPr>
            <w:t>Click or tap to enter a date</w:t>
          </w:r>
        </w:p>
      </w:docPartBody>
    </w:docPart>
    <w:docPart>
      <w:docPartPr>
        <w:name w:val="D39BE6E7511741AABADC1FDBFB96F179"/>
        <w:category>
          <w:name w:val="General"/>
          <w:gallery w:val="placeholder"/>
        </w:category>
        <w:types>
          <w:type w:val="bbPlcHdr"/>
        </w:types>
        <w:behaviors>
          <w:behavior w:val="content"/>
        </w:behaviors>
        <w:guid w:val="{3FD226F2-DCCE-483E-9813-97ECFA18B4F0}"/>
      </w:docPartPr>
      <w:docPartBody>
        <w:p w:rsidR="00013636" w:rsidRDefault="00FD3348" w:rsidP="00FD3348">
          <w:pPr>
            <w:pStyle w:val="D39BE6E7511741AABADC1FDBFB96F1793"/>
          </w:pPr>
          <w:r w:rsidRPr="00075B0B">
            <w:rPr>
              <w:rStyle w:val="PlaceholderText"/>
              <w:i/>
              <w:color w:val="FF0000"/>
            </w:rPr>
            <w:t>Click or tap to enter a date</w:t>
          </w:r>
        </w:p>
      </w:docPartBody>
    </w:docPart>
    <w:docPart>
      <w:docPartPr>
        <w:name w:val="0E1777C4C78942CAAB731333B5A725F1"/>
        <w:category>
          <w:name w:val="General"/>
          <w:gallery w:val="placeholder"/>
        </w:category>
        <w:types>
          <w:type w:val="bbPlcHdr"/>
        </w:types>
        <w:behaviors>
          <w:behavior w:val="content"/>
        </w:behaviors>
        <w:guid w:val="{0608FE54-854E-456E-AFD0-A9F9349502F0}"/>
      </w:docPartPr>
      <w:docPartBody>
        <w:p w:rsidR="0001391C" w:rsidRDefault="00FD3348" w:rsidP="00FD3348">
          <w:pPr>
            <w:pStyle w:val="0E1777C4C78942CAAB731333B5A725F13"/>
          </w:pPr>
          <w:r>
            <w:rPr>
              <w:rStyle w:val="PlaceholderText"/>
              <w:i/>
              <w:color w:val="FF0000"/>
            </w:rPr>
            <w:t>The industry supervisor’s name</w:t>
          </w:r>
        </w:p>
      </w:docPartBody>
    </w:docPart>
    <w:docPart>
      <w:docPartPr>
        <w:name w:val="6C0538DBFFA34C849DBFD2483CB877A6"/>
        <w:category>
          <w:name w:val="General"/>
          <w:gallery w:val="placeholder"/>
        </w:category>
        <w:types>
          <w:type w:val="bbPlcHdr"/>
        </w:types>
        <w:behaviors>
          <w:behavior w:val="content"/>
        </w:behaviors>
        <w:guid w:val="{77CCFA39-6FAC-427A-8195-4B6F9E4B38B5}"/>
      </w:docPartPr>
      <w:docPartBody>
        <w:p w:rsidR="0001391C" w:rsidRDefault="00FD3348" w:rsidP="00FD3348">
          <w:pPr>
            <w:pStyle w:val="6C0538DBFFA34C849DBFD2483CB877A63"/>
          </w:pPr>
          <w:r>
            <w:rPr>
              <w:rStyle w:val="PlaceholderText"/>
              <w:i/>
              <w:color w:val="FF0000"/>
            </w:rPr>
            <w:t>The industry supervisor’s designation</w:t>
          </w:r>
        </w:p>
      </w:docPartBody>
    </w:docPart>
    <w:docPart>
      <w:docPartPr>
        <w:name w:val="E383213815E84C1888D3EAA4F5EA4D84"/>
        <w:category>
          <w:name w:val="General"/>
          <w:gallery w:val="placeholder"/>
        </w:category>
        <w:types>
          <w:type w:val="bbPlcHdr"/>
        </w:types>
        <w:behaviors>
          <w:behavior w:val="content"/>
        </w:behaviors>
        <w:guid w:val="{4AFBFC45-6B94-41D8-B4E2-F8FDE0B31E9B}"/>
      </w:docPartPr>
      <w:docPartBody>
        <w:p w:rsidR="0001391C" w:rsidRDefault="00FD3348" w:rsidP="00FD3348">
          <w:pPr>
            <w:pStyle w:val="E383213815E84C1888D3EAA4F5EA4D843"/>
          </w:pPr>
          <w:r>
            <w:rPr>
              <w:rStyle w:val="PlaceholderText"/>
              <w:i/>
              <w:color w:val="FF0000"/>
            </w:rPr>
            <w:t>The industry supervisor’s department / division</w:t>
          </w:r>
        </w:p>
      </w:docPartBody>
    </w:docPart>
    <w:docPart>
      <w:docPartPr>
        <w:name w:val="CBB48FBE30CC4113B8BA1C94B7B5ACE2"/>
        <w:category>
          <w:name w:val="General"/>
          <w:gallery w:val="placeholder"/>
        </w:category>
        <w:types>
          <w:type w:val="bbPlcHdr"/>
        </w:types>
        <w:behaviors>
          <w:behavior w:val="content"/>
        </w:behaviors>
        <w:guid w:val="{2D08BE87-79FE-4493-86D0-2B5111CE279C}"/>
      </w:docPartPr>
      <w:docPartBody>
        <w:p w:rsidR="0001391C" w:rsidRDefault="00FD3348" w:rsidP="00FD3348">
          <w:pPr>
            <w:pStyle w:val="CBB48FBE30CC4113B8BA1C94B7B5ACE23"/>
          </w:pPr>
          <w:r>
            <w:rPr>
              <w:rStyle w:val="PlaceholderText"/>
              <w:i/>
              <w:color w:val="FF0000"/>
            </w:rPr>
            <w:t>The industry supervisor’s contact number</w:t>
          </w:r>
        </w:p>
      </w:docPartBody>
    </w:docPart>
    <w:docPart>
      <w:docPartPr>
        <w:name w:val="D15A15A7E3E74CADA0A81D773F7F2C70"/>
        <w:category>
          <w:name w:val="General"/>
          <w:gallery w:val="placeholder"/>
        </w:category>
        <w:types>
          <w:type w:val="bbPlcHdr"/>
        </w:types>
        <w:behaviors>
          <w:behavior w:val="content"/>
        </w:behaviors>
        <w:guid w:val="{555ACDF6-E39E-42BF-A0F7-11786675A8A1}"/>
      </w:docPartPr>
      <w:docPartBody>
        <w:p w:rsidR="0001391C" w:rsidRDefault="00FD3348" w:rsidP="00FD3348">
          <w:pPr>
            <w:pStyle w:val="D15A15A7E3E74CADA0A81D773F7F2C703"/>
          </w:pPr>
          <w:r>
            <w:rPr>
              <w:rStyle w:val="PlaceholderText"/>
              <w:i/>
              <w:color w:val="FF0000"/>
            </w:rPr>
            <w:t>The industry supervisor’s email address</w:t>
          </w:r>
        </w:p>
      </w:docPartBody>
    </w:docPart>
    <w:docPart>
      <w:docPartPr>
        <w:name w:val="D2048ED4E7A64120B5750954FFAC43BB"/>
        <w:category>
          <w:name w:val="General"/>
          <w:gallery w:val="placeholder"/>
        </w:category>
        <w:types>
          <w:type w:val="bbPlcHdr"/>
        </w:types>
        <w:behaviors>
          <w:behavior w:val="content"/>
        </w:behaviors>
        <w:guid w:val="{7E0ED512-88AC-48DF-8A5E-ED8503A448DE}"/>
      </w:docPartPr>
      <w:docPartBody>
        <w:p w:rsidR="0001391C" w:rsidRDefault="00FD3348" w:rsidP="00FD3348">
          <w:pPr>
            <w:pStyle w:val="D2048ED4E7A64120B5750954FFAC43BB"/>
          </w:pPr>
          <w:r w:rsidRPr="006320B5">
            <w:rPr>
              <w:rStyle w:val="PlaceholderText"/>
              <w:i/>
              <w:color w:val="FF0000"/>
            </w:rPr>
            <w:t>The candidate’s email address</w:t>
          </w:r>
        </w:p>
      </w:docPartBody>
    </w:docPart>
    <w:docPart>
      <w:docPartPr>
        <w:name w:val="5953C8CCA29E454B8B46BDF8E52679BD"/>
        <w:category>
          <w:name w:val="General"/>
          <w:gallery w:val="placeholder"/>
        </w:category>
        <w:types>
          <w:type w:val="bbPlcHdr"/>
        </w:types>
        <w:behaviors>
          <w:behavior w:val="content"/>
        </w:behaviors>
        <w:guid w:val="{61018355-5B5D-4BE4-81F1-BFB623A0393D}"/>
      </w:docPartPr>
      <w:docPartBody>
        <w:p w:rsidR="0001391C" w:rsidRDefault="00FD3348" w:rsidP="00FD3348">
          <w:pPr>
            <w:pStyle w:val="5953C8CCA29E454B8B46BDF8E52679BD"/>
          </w:pPr>
          <w:r w:rsidRPr="003938F0">
            <w:rPr>
              <w:rStyle w:val="PlaceholderText"/>
              <w:i/>
              <w:color w:val="FF0000"/>
            </w:rPr>
            <w:t xml:space="preserve">The </w:t>
          </w:r>
          <w:r>
            <w:rPr>
              <w:rStyle w:val="PlaceholderText"/>
              <w:i/>
              <w:color w:val="FF0000"/>
            </w:rPr>
            <w:t>candidate’s</w:t>
          </w:r>
          <w:r w:rsidRPr="003938F0">
            <w:rPr>
              <w:rStyle w:val="PlaceholderText"/>
              <w:i/>
              <w:color w:val="FF0000"/>
            </w:rPr>
            <w:t xml:space="preserve"> </w:t>
          </w:r>
          <w:r>
            <w:rPr>
              <w:rStyle w:val="PlaceholderText"/>
              <w:i/>
              <w:color w:val="FF0000"/>
            </w:rPr>
            <w:t xml:space="preserve">full </w:t>
          </w:r>
          <w:r w:rsidRPr="003938F0">
            <w:rPr>
              <w:rStyle w:val="PlaceholderText"/>
              <w:i/>
              <w:color w:val="FF0000"/>
            </w:rPr>
            <w:t>name</w:t>
          </w:r>
        </w:p>
      </w:docPartBody>
    </w:docPart>
    <w:docPart>
      <w:docPartPr>
        <w:name w:val="FF38EA1EC4A048CEAF38B477A2E7CA41"/>
        <w:category>
          <w:name w:val="General"/>
          <w:gallery w:val="placeholder"/>
        </w:category>
        <w:types>
          <w:type w:val="bbPlcHdr"/>
        </w:types>
        <w:behaviors>
          <w:behavior w:val="content"/>
        </w:behaviors>
        <w:guid w:val="{1A08B1ED-DCEF-43D9-8EC1-B7B74A0192E4}"/>
      </w:docPartPr>
      <w:docPartBody>
        <w:p w:rsidR="0001391C" w:rsidRDefault="00FD3348" w:rsidP="00FD3348">
          <w:pPr>
            <w:pStyle w:val="FF38EA1EC4A048CEAF38B477A2E7CA41"/>
          </w:pPr>
          <w:r>
            <w:rPr>
              <w:rStyle w:val="PlaceholderText"/>
              <w:i/>
              <w:color w:val="FF0000"/>
            </w:rPr>
            <w:t>The academic supervisor’s name</w:t>
          </w:r>
        </w:p>
      </w:docPartBody>
    </w:docPart>
    <w:docPart>
      <w:docPartPr>
        <w:name w:val="CACE86C4FDDA4DC28FCB87D2762E9BE4"/>
        <w:category>
          <w:name w:val="General"/>
          <w:gallery w:val="placeholder"/>
        </w:category>
        <w:types>
          <w:type w:val="bbPlcHdr"/>
        </w:types>
        <w:behaviors>
          <w:behavior w:val="content"/>
        </w:behaviors>
        <w:guid w:val="{7BF7547D-6315-4DD0-A4C6-66CEADE8EA04}"/>
      </w:docPartPr>
      <w:docPartBody>
        <w:p w:rsidR="0001391C" w:rsidRDefault="00FD3348" w:rsidP="00FD3348">
          <w:pPr>
            <w:pStyle w:val="CACE86C4FDDA4DC28FCB87D2762E9BE4"/>
          </w:pPr>
          <w:r>
            <w:rPr>
              <w:rStyle w:val="PlaceholderText"/>
              <w:i/>
              <w:color w:val="FF0000"/>
            </w:rPr>
            <w:t>The academic supervisor’s contact number</w:t>
          </w:r>
        </w:p>
      </w:docPartBody>
    </w:docPart>
    <w:docPart>
      <w:docPartPr>
        <w:name w:val="65EAF344F3DD4D7D81A728FB6B55A8AF"/>
        <w:category>
          <w:name w:val="General"/>
          <w:gallery w:val="placeholder"/>
        </w:category>
        <w:types>
          <w:type w:val="bbPlcHdr"/>
        </w:types>
        <w:behaviors>
          <w:behavior w:val="content"/>
        </w:behaviors>
        <w:guid w:val="{D664F41E-F7D6-45B6-B03E-EF13666BAA75}"/>
      </w:docPartPr>
      <w:docPartBody>
        <w:p w:rsidR="0001391C" w:rsidRDefault="00FD3348" w:rsidP="00FD3348">
          <w:pPr>
            <w:pStyle w:val="65EAF344F3DD4D7D81A728FB6B55A8AF"/>
          </w:pPr>
          <w:r>
            <w:rPr>
              <w:rStyle w:val="PlaceholderText"/>
              <w:i/>
              <w:color w:val="FF0000"/>
            </w:rPr>
            <w:t>The academic supervisor’s email address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ill Sans MT">
    <w:panose1 w:val="020B0502020104020203"/>
    <w:charset w:val="00"/>
    <w:family w:val="swiss"/>
    <w:pitch w:val="variable"/>
    <w:sig w:usb0="00000007" w:usb1="00000000" w:usb2="00000000" w:usb3="00000000" w:csb0="00000003"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6C0"/>
    <w:rsid w:val="00013636"/>
    <w:rsid w:val="0001391C"/>
    <w:rsid w:val="00042110"/>
    <w:rsid w:val="00086776"/>
    <w:rsid w:val="000A1EBF"/>
    <w:rsid w:val="00124048"/>
    <w:rsid w:val="00140D51"/>
    <w:rsid w:val="00191410"/>
    <w:rsid w:val="00196E67"/>
    <w:rsid w:val="001B3E54"/>
    <w:rsid w:val="001E56C0"/>
    <w:rsid w:val="002753D4"/>
    <w:rsid w:val="00334AE5"/>
    <w:rsid w:val="004528B8"/>
    <w:rsid w:val="00484E33"/>
    <w:rsid w:val="004E0A68"/>
    <w:rsid w:val="004F128C"/>
    <w:rsid w:val="004F5F97"/>
    <w:rsid w:val="004F6D02"/>
    <w:rsid w:val="005135ED"/>
    <w:rsid w:val="005161A6"/>
    <w:rsid w:val="00594D5F"/>
    <w:rsid w:val="00676D58"/>
    <w:rsid w:val="006B758E"/>
    <w:rsid w:val="006C696B"/>
    <w:rsid w:val="007152F5"/>
    <w:rsid w:val="007B2136"/>
    <w:rsid w:val="007D6179"/>
    <w:rsid w:val="007F4526"/>
    <w:rsid w:val="00824E7D"/>
    <w:rsid w:val="00897A6A"/>
    <w:rsid w:val="008B4D39"/>
    <w:rsid w:val="00924AFC"/>
    <w:rsid w:val="0097419C"/>
    <w:rsid w:val="00A22F1F"/>
    <w:rsid w:val="00AA4B2B"/>
    <w:rsid w:val="00AB4DB5"/>
    <w:rsid w:val="00AC44FE"/>
    <w:rsid w:val="00B133E8"/>
    <w:rsid w:val="00B4065F"/>
    <w:rsid w:val="00B57191"/>
    <w:rsid w:val="00B74CB8"/>
    <w:rsid w:val="00B763ED"/>
    <w:rsid w:val="00B87DFF"/>
    <w:rsid w:val="00BC2177"/>
    <w:rsid w:val="00D471E8"/>
    <w:rsid w:val="00DB6636"/>
    <w:rsid w:val="00E365B6"/>
    <w:rsid w:val="00E453E0"/>
    <w:rsid w:val="00E51E0B"/>
    <w:rsid w:val="00E54D7B"/>
    <w:rsid w:val="00F12556"/>
    <w:rsid w:val="00F9623F"/>
    <w:rsid w:val="00FD3291"/>
    <w:rsid w:val="00FD3348"/>
  </w:rsids>
  <m:mathPr>
    <m:mathFont m:val="Cambria Math"/>
    <m:brkBin m:val="before"/>
    <m:brkBinSub m:val="--"/>
    <m:smallFrac m:val="0"/>
    <m:dispDef/>
    <m:lMargin m:val="0"/>
    <m:rMargin m:val="0"/>
    <m:defJc m:val="centerGroup"/>
    <m:wrapIndent m:val="1440"/>
    <m:intLim m:val="subSup"/>
    <m:naryLim m:val="undOvr"/>
  </m:mathPr>
  <w:themeFontLang w:val="en-SG"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en-S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FD3348"/>
    <w:rPr>
      <w:color w:val="808080"/>
    </w:rPr>
  </w:style>
  <w:style w:type="paragraph" w:customStyle="1" w:styleId="6EA86982CA4B48C4B2A93E8AC8DA11339">
    <w:name w:val="6EA86982CA4B48C4B2A93E8AC8DA1133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52E7C3D1EC54B0C9E007B3EA93AF2619">
    <w:name w:val="952E7C3D1EC54B0C9E007B3EA93AF261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DF5117DDC904DE19D7DDBB55B37CB379">
    <w:name w:val="7DF5117DDC904DE19D7DDBB55B37CB37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AC746029A6F43CDA6143B647734F5969">
    <w:name w:val="EAC746029A6F43CDA6143B647734F596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96F21202F7E45519938FC98C2EAB18A9">
    <w:name w:val="696F21202F7E45519938FC98C2EAB18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7CC64AB80DF40F7ABD0B32BB6AAF9959">
    <w:name w:val="E7CC64AB80DF40F7ABD0B32BB6AAF995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97E0A16A86B46DF9FD324A65CE1CDBE9">
    <w:name w:val="E97E0A16A86B46DF9FD324A65CE1CDBE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AA97C1401E04852B17B61E99CC8025B9">
    <w:name w:val="CAA97C1401E04852B17B61E99CC8025B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CE91C07105C4BC287429C617C05426E9">
    <w:name w:val="CCE91C07105C4BC287429C617C05426E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35C58F2B7E2D4AAFAFE89C9BC379410B9">
    <w:name w:val="35C58F2B7E2D4AAFAFE89C9BC379410B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7E469EC835C4980B8E8DDFFFBC536719">
    <w:name w:val="97E469EC835C4980B8E8DDFFFBC53671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00392DBB7C44F0C80774156B9934DB29">
    <w:name w:val="000392DBB7C44F0C80774156B9934DB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BBDC70AA79A347ECBFCD8180718C94939">
    <w:name w:val="BBDC70AA79A347ECBFCD8180718C9493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D8AD3A376E14F6DA8B5FF48488F0B329">
    <w:name w:val="2D8AD3A376E14F6DA8B5FF48488F0B3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BE89AF90B08459CB2CCBB94DAF078A49">
    <w:name w:val="7BE89AF90B08459CB2CCBB94DAF078A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458AE9C12B8B4CA7B8C5DB03DFABD45F9">
    <w:name w:val="458AE9C12B8B4CA7B8C5DB03DFABD45F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9558545275A4B4CA3DE061D794AE1009">
    <w:name w:val="09558545275A4B4CA3DE061D794AE100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E67969AA3C94E88AA5BB744B25A0ADA9">
    <w:name w:val="EE67969AA3C94E88AA5BB744B25A0AD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7B0EB680C8D420399292A9EFA96CFD49">
    <w:name w:val="67B0EB680C8D420399292A9EFA96CFD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B17E4EB311C640A7B59031688C0C4D2A9">
    <w:name w:val="B17E4EB311C640A7B59031688C0C4D2A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3649D7E3A8A42889C9EFD04FC11EB829">
    <w:name w:val="23649D7E3A8A42889C9EFD04FC11EB82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73983D198E8845779A0F0051EC71A7049">
    <w:name w:val="73983D198E8845779A0F0051EC71A70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8988DEC1BA164918A9D7FB582A19A97D9">
    <w:name w:val="8988DEC1BA164918A9D7FB582A19A97D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4AA4074BEF4B48FF83EC004EE7479E359">
    <w:name w:val="4AA4074BEF4B48FF83EC004EE7479E35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D18F31A539A474A856827FB60CC7C149">
    <w:name w:val="0D18F31A539A474A856827FB60CC7C149"/>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90CFBAF8F0D141A59631376B85421A083">
    <w:name w:val="90CFBAF8F0D141A59631376B85421A08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0E1777C4C78942CAAB731333B5A725F13">
    <w:name w:val="0E1777C4C78942CAAB731333B5A725F1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6C0538DBFFA34C849DBFD2483CB877A63">
    <w:name w:val="6C0538DBFFA34C849DBFD2483CB877A6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383213815E84C1888D3EAA4F5EA4D843">
    <w:name w:val="E383213815E84C1888D3EAA4F5EA4D84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CBB48FBE30CC4113B8BA1C94B7B5ACE23">
    <w:name w:val="CBB48FBE30CC4113B8BA1C94B7B5ACE2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15A15A7E3E74CADA0A81D773F7F2C703">
    <w:name w:val="D15A15A7E3E74CADA0A81D773F7F2C70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267B54B3F76644ADA32C272B9098B35C3">
    <w:name w:val="267B54B3F76644ADA32C272B9098B35C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E432658C9F31444F93835CA35F6CC45E3">
    <w:name w:val="E432658C9F31444F93835CA35F6CC45E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2048ED4E7A64120B5750954FFAC43BB">
    <w:name w:val="D2048ED4E7A64120B5750954FFAC43BB"/>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1C96EAE31B294EBE838ECD2F1E480B803">
    <w:name w:val="1C96EAE31B294EBE838ECD2F1E480B80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D39BE6E7511741AABADC1FDBFB96F1793">
    <w:name w:val="D39BE6E7511741AABADC1FDBFB96F1793"/>
    <w:rsid w:val="00FD3348"/>
    <w:pPr>
      <w:widowControl w:val="0"/>
      <w:tabs>
        <w:tab w:val="left" w:pos="426"/>
      </w:tabs>
      <w:spacing w:after="0" w:line="247" w:lineRule="auto"/>
      <w:ind w:left="408"/>
      <w:jc w:val="both"/>
    </w:pPr>
    <w:rPr>
      <w:rFonts w:ascii="Arial" w:eastAsia="Verdana" w:hAnsi="Arial" w:cs="Arial"/>
      <w:color w:val="000000" w:themeColor="text1"/>
      <w:spacing w:val="-1"/>
      <w:lang w:eastAsia="zh-SG"/>
    </w:rPr>
  </w:style>
  <w:style w:type="paragraph" w:customStyle="1" w:styleId="5953C8CCA29E454B8B46BDF8E52679BD">
    <w:name w:val="5953C8CCA29E454B8B46BDF8E52679BD"/>
    <w:rsid w:val="00FD3348"/>
  </w:style>
  <w:style w:type="paragraph" w:customStyle="1" w:styleId="FF38EA1EC4A048CEAF38B477A2E7CA41">
    <w:name w:val="FF38EA1EC4A048CEAF38B477A2E7CA41"/>
    <w:rsid w:val="00FD3348"/>
  </w:style>
  <w:style w:type="paragraph" w:customStyle="1" w:styleId="CACE86C4FDDA4DC28FCB87D2762E9BE4">
    <w:name w:val="CACE86C4FDDA4DC28FCB87D2762E9BE4"/>
    <w:rsid w:val="00FD3348"/>
  </w:style>
  <w:style w:type="paragraph" w:customStyle="1" w:styleId="65EAF344F3DD4D7D81A728FB6B55A8AF">
    <w:name w:val="65EAF344F3DD4D7D81A728FB6B55A8AF"/>
    <w:rsid w:val="00FD33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EDAE53-C84C-460C-9EC1-F83C0D09A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for SIT Module Profile 20140818</Template>
  <TotalTime>0</TotalTime>
  <Pages>14</Pages>
  <Words>3074</Words>
  <Characters>17522</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ICT4001 Capstone Project</vt:lpstr>
    </vt:vector>
  </TitlesOfParts>
  <Company>Singapore Institute of Technology</Company>
  <LinksUpToDate>false</LinksUpToDate>
  <CharactersWithSpaces>20555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ICT4001 Capstone Project</dc:title>
  <dc:subject>(Form B) Capstone Project Details</dc:subject>
  <dc:creator>Goh Weihan</dc:creator>
  <dc:description/>
  <cp:lastModifiedBy>Cybersecurity Department</cp:lastModifiedBy>
  <cp:revision>2</cp:revision>
  <cp:lastPrinted>2017-01-11T06:56:00Z</cp:lastPrinted>
  <dcterms:created xsi:type="dcterms:W3CDTF">2026-10-08T23:54:00Z</dcterms:created>
  <dcterms:modified xsi:type="dcterms:W3CDTF">2026-10-08T23:54:00Z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ef8e180-8f22-4ead-b44a-2d560df875da_Enabled">
    <vt:lpwstr>true</vt:lpwstr>
  </property>
  <property fmtid="{D5CDD505-2E9C-101B-9397-08002B2CF9AE}" pid="3" name="MSIP_Label_3ef8e180-8f22-4ead-b44a-2d560df875da_SetDate">
    <vt:lpwstr>2024-10-02T02:54:04Z</vt:lpwstr>
  </property>
  <property fmtid="{D5CDD505-2E9C-101B-9397-08002B2CF9AE}" pid="4" name="MSIP_Label_3ef8e180-8f22-4ead-b44a-2d560df875da_Method">
    <vt:lpwstr>Privileged</vt:lpwstr>
  </property>
  <property fmtid="{D5CDD505-2E9C-101B-9397-08002B2CF9AE}" pid="5" name="MSIP_Label_3ef8e180-8f22-4ead-b44a-2d560df875da_Name">
    <vt:lpwstr>Public</vt:lpwstr>
  </property>
  <property fmtid="{D5CDD505-2E9C-101B-9397-08002B2CF9AE}" pid="6" name="MSIP_Label_3ef8e180-8f22-4ead-b44a-2d560df875da_SiteId">
    <vt:lpwstr>64991f7f-44d6-4d8c-9cd4-7862e8cb94c6</vt:lpwstr>
  </property>
  <property fmtid="{D5CDD505-2E9C-101B-9397-08002B2CF9AE}" pid="7" name="MSIP_Label_3ef8e180-8f22-4ead-b44a-2d560df875da_ActionId">
    <vt:lpwstr>07c184a5-a6c0-49f0-9520-c6c692371a05</vt:lpwstr>
  </property>
  <property fmtid="{D5CDD505-2E9C-101B-9397-08002B2CF9AE}" pid="8" name="MSIP_Label_3ef8e180-8f22-4ead-b44a-2d560df875da_ContentBits">
    <vt:lpwstr>0</vt:lpwstr>
  </property>
</Properties>
</file>