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End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noProof/>
                </w:rPr>
                <w:id w:val="382612700"/>
                <w15:color w:val="FF0000"/>
                <w:picture/>
              </w:sdtPr>
              <w:sdtContent>
                <w:r w:rsidR="009837C3" w:rsidRPr="009837C3">
                  <w:rPr>
                    <w:noProof/>
                  </w:rPr>
                  <w:drawing>
                    <wp:inline distT="0" distB="0" distL="0" distR="0" wp14:anchorId="05B20320" wp14:editId="255A0D92">
                      <wp:extent cx="5731510" cy="1393825"/>
                      <wp:effectExtent l="0" t="0" r="0" b="0"/>
                      <wp:docPr id="3849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End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p w14:paraId="07C9A923" w14:textId="77777777" w:rsidR="00047E94" w:rsidRDefault="006D67DC">
      <w:pPr>
        <w:pStyle w:val="BodyText"/>
        <w:rPr>
          <w:ins w:id="20" w:author="Guo Zi Qiang Robin" w:date="2026-10-08T12:00:00Z"/>
        </w:rPr>
      </w:pPr>
      <w:ins w:id="21" w:author="Guo Zi Qiang Robin" w:date="2026-10-08T12:00:00Z">
        <w:r>
          <w:br w:type="page"/>
        </w:r>
      </w:ins>
    </w:p>
    <w:p w14:paraId="678C3388" w14:textId="77777777" w:rsidR="009837C3" w:rsidRPr="009837C3" w:rsidRDefault="009837C3" w:rsidP="009837C3">
      <w:pPr>
        <w:pStyle w:val="BodyText"/>
        <w:rPr>
          <w:b/>
          <w:bCs/>
        </w:rPr>
      </w:pPr>
      <w:r w:rsidRPr="009837C3">
        <w:rPr>
          <w:b/>
          <w:bCs/>
        </w:rPr>
        <w:lastRenderedPageBreak/>
        <w:t>Annex A: Summary Gantt Chart</w:t>
      </w:r>
    </w:p>
    <w:p w14:paraId="08A1CF10" w14:textId="77777777" w:rsidR="009837C3" w:rsidRDefault="009837C3" w:rsidP="009837C3">
      <w:pPr>
        <w:pStyle w:val="BodyText"/>
      </w:pPr>
    </w:p>
    <w:p w14:paraId="0601DDE2" w14:textId="06569057" w:rsidR="00047E94" w:rsidRDefault="009837C3" w:rsidP="009837C3">
      <w:pPr>
        <w:pStyle w:val="BodyText"/>
        <w:ind w:left="0"/>
        <w:jc w:val="left"/>
        <w:rPr>
          <w:ins w:id="22" w:author="Guo Zi Qiang Robin" w:date="2026-10-08T12:00:00Z"/>
        </w:rPr>
      </w:pPr>
      <w: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14:paraId="10A9E1B3" w14:textId="77777777" w:rsidR="00047E94" w:rsidRDefault="00047E94">
      <w:pPr>
        <w:pStyle w:val="BodyText"/>
        <w:rPr>
          <w:ins w:id="23" w:author="Guo Zi Qiang Robin" w:date="2026-10-08T12:00:00Z"/>
        </w:rPr>
      </w:pPr>
    </w:p>
    <w:tbl>
      <w:tblPr>
        <w:tblStyle w:val="TableGrid"/>
        <w:tblW w:w="9026" w:type="dxa"/>
        <w:tblLayout w:type="fixed"/>
        <w:tblLook w:val="04A0" w:firstRow="1" w:lastRow="0" w:firstColumn="1" w:lastColumn="0" w:noHBand="0" w:noVBand="1"/>
      </w:tblPr>
      <w:tblGrid>
        <w:gridCol w:w="3426"/>
        <w:gridCol w:w="800"/>
        <w:gridCol w:w="800"/>
        <w:gridCol w:w="800"/>
        <w:gridCol w:w="800"/>
        <w:gridCol w:w="800"/>
        <w:gridCol w:w="800"/>
        <w:gridCol w:w="800"/>
      </w:tblGrid>
      <w:tr w:rsidR="00047E94" w14:paraId="40C5B00D" w14:textId="77777777">
        <w:trPr>
          <w:tblHeader/>
          <w:ins w:id="24" w:author="Guo Zi Qiang Robin" w:date="2026-10-08T12:00:00Z"/>
        </w:trPr>
        <w:tc>
          <w:tcPr>
            <w:tcW w:w="3426" w:type="dxa"/>
            <w:shd w:val="clear" w:color="auto" w:fill="D9D9D9"/>
            <w:vAlign w:val="center"/>
          </w:tcPr>
          <w:p w14:paraId="60444526" w14:textId="77777777" w:rsidR="00047E94" w:rsidRPr="009837C3" w:rsidRDefault="006D67DC">
            <w:pPr>
              <w:pStyle w:val="BodyText"/>
              <w:spacing w:before="20" w:after="20" w:line="240" w:lineRule="auto"/>
              <w:ind w:left="0"/>
              <w:jc w:val="left"/>
              <w:rPr>
                <w:ins w:id="25" w:author="Guo Zi Qiang Robin" w:date="2026-10-08T12:00:00Z"/>
              </w:rPr>
            </w:pPr>
            <w:ins w:id="26" w:author="Guo Zi Qiang Robin" w:date="2026-10-08T12:00:00Z">
              <w:r w:rsidRPr="009837C3">
                <w:rPr>
                  <w:b/>
                  <w:sz w:val="18"/>
                  <w:szCs w:val="18"/>
                </w:rPr>
                <w:t>Activity</w:t>
              </w:r>
            </w:ins>
          </w:p>
        </w:tc>
        <w:tc>
          <w:tcPr>
            <w:tcW w:w="800" w:type="dxa"/>
            <w:shd w:val="clear" w:color="auto" w:fill="D9D9D9"/>
            <w:vAlign w:val="center"/>
          </w:tcPr>
          <w:p w14:paraId="361DBAB1" w14:textId="77777777" w:rsidR="00047E94" w:rsidRPr="009837C3" w:rsidRDefault="006D67DC">
            <w:pPr>
              <w:pStyle w:val="BodyText"/>
              <w:spacing w:before="20" w:after="20" w:line="240" w:lineRule="auto"/>
              <w:ind w:left="0"/>
              <w:jc w:val="center"/>
              <w:rPr>
                <w:ins w:id="27" w:author="Guo Zi Qiang Robin" w:date="2026-10-08T12:00:00Z"/>
              </w:rPr>
            </w:pPr>
            <w:ins w:id="28" w:author="Guo Zi Qiang Robin" w:date="2026-10-08T12:00:00Z">
              <w:r w:rsidRPr="009837C3">
                <w:rPr>
                  <w:b/>
                  <w:sz w:val="18"/>
                  <w:szCs w:val="18"/>
                </w:rPr>
                <w:t>Oct 2026</w:t>
              </w:r>
            </w:ins>
          </w:p>
        </w:tc>
        <w:tc>
          <w:tcPr>
            <w:tcW w:w="800" w:type="dxa"/>
            <w:shd w:val="clear" w:color="auto" w:fill="D9D9D9"/>
            <w:vAlign w:val="center"/>
          </w:tcPr>
          <w:p w14:paraId="2D8FE3C1" w14:textId="77777777" w:rsidR="00047E94" w:rsidRPr="009837C3" w:rsidRDefault="006D67DC">
            <w:pPr>
              <w:pStyle w:val="BodyText"/>
              <w:spacing w:before="20" w:after="20" w:line="240" w:lineRule="auto"/>
              <w:ind w:left="0"/>
              <w:jc w:val="center"/>
              <w:rPr>
                <w:ins w:id="29" w:author="Guo Zi Qiang Robin" w:date="2026-10-08T12:00:00Z"/>
              </w:rPr>
            </w:pPr>
            <w:ins w:id="30" w:author="Guo Zi Qiang Robin" w:date="2026-10-08T12:00:00Z">
              <w:r w:rsidRPr="009837C3">
                <w:rPr>
                  <w:b/>
                  <w:sz w:val="18"/>
                  <w:szCs w:val="18"/>
                </w:rPr>
                <w:t>Nov</w:t>
              </w:r>
            </w:ins>
          </w:p>
        </w:tc>
        <w:tc>
          <w:tcPr>
            <w:tcW w:w="800" w:type="dxa"/>
            <w:shd w:val="clear" w:color="auto" w:fill="D9D9D9"/>
            <w:vAlign w:val="center"/>
          </w:tcPr>
          <w:p w14:paraId="04213996" w14:textId="77777777" w:rsidR="00047E94" w:rsidRPr="009837C3" w:rsidRDefault="006D67DC">
            <w:pPr>
              <w:pStyle w:val="BodyText"/>
              <w:spacing w:before="20" w:after="20" w:line="240" w:lineRule="auto"/>
              <w:ind w:left="0"/>
              <w:jc w:val="center"/>
              <w:rPr>
                <w:ins w:id="31" w:author="Guo Zi Qiang Robin" w:date="2026-10-08T12:00:00Z"/>
              </w:rPr>
            </w:pPr>
            <w:ins w:id="32" w:author="Guo Zi Qiang Robin" w:date="2026-10-08T12:00:00Z">
              <w:r w:rsidRPr="009837C3">
                <w:rPr>
                  <w:b/>
                  <w:sz w:val="18"/>
                  <w:szCs w:val="18"/>
                </w:rPr>
                <w:t>Dec</w:t>
              </w:r>
            </w:ins>
          </w:p>
        </w:tc>
        <w:tc>
          <w:tcPr>
            <w:tcW w:w="800" w:type="dxa"/>
            <w:shd w:val="clear" w:color="auto" w:fill="D9D9D9"/>
            <w:vAlign w:val="center"/>
          </w:tcPr>
          <w:p w14:paraId="09AAD423" w14:textId="77777777" w:rsidR="00047E94" w:rsidRPr="009837C3" w:rsidRDefault="006D67DC">
            <w:pPr>
              <w:pStyle w:val="BodyText"/>
              <w:spacing w:before="20" w:after="20" w:line="240" w:lineRule="auto"/>
              <w:ind w:left="0"/>
              <w:jc w:val="center"/>
              <w:rPr>
                <w:ins w:id="33" w:author="Guo Zi Qiang Robin" w:date="2026-10-08T12:00:00Z"/>
              </w:rPr>
            </w:pPr>
            <w:ins w:id="34" w:author="Guo Zi Qiang Robin" w:date="2026-10-08T12:00:00Z">
              <w:r w:rsidRPr="009837C3">
                <w:rPr>
                  <w:b/>
                  <w:sz w:val="18"/>
                  <w:szCs w:val="18"/>
                </w:rPr>
                <w:t>Jan 2027</w:t>
              </w:r>
            </w:ins>
          </w:p>
        </w:tc>
        <w:tc>
          <w:tcPr>
            <w:tcW w:w="800" w:type="dxa"/>
            <w:shd w:val="clear" w:color="auto" w:fill="D9D9D9"/>
            <w:vAlign w:val="center"/>
          </w:tcPr>
          <w:p w14:paraId="7998EF5E" w14:textId="77777777" w:rsidR="00047E94" w:rsidRPr="009837C3" w:rsidRDefault="006D67DC">
            <w:pPr>
              <w:pStyle w:val="BodyText"/>
              <w:spacing w:before="20" w:after="20" w:line="240" w:lineRule="auto"/>
              <w:ind w:left="0"/>
              <w:jc w:val="center"/>
              <w:rPr>
                <w:ins w:id="35" w:author="Guo Zi Qiang Robin" w:date="2026-10-08T12:00:00Z"/>
              </w:rPr>
            </w:pPr>
            <w:ins w:id="36" w:author="Guo Zi Qiang Robin" w:date="2026-10-08T12:00:00Z">
              <w:r w:rsidRPr="009837C3">
                <w:rPr>
                  <w:b/>
                  <w:sz w:val="18"/>
                  <w:szCs w:val="18"/>
                </w:rPr>
                <w:t>Feb</w:t>
              </w:r>
            </w:ins>
          </w:p>
        </w:tc>
        <w:tc>
          <w:tcPr>
            <w:tcW w:w="800" w:type="dxa"/>
            <w:shd w:val="clear" w:color="auto" w:fill="D9D9D9"/>
            <w:vAlign w:val="center"/>
          </w:tcPr>
          <w:p w14:paraId="7B23F33D" w14:textId="77777777" w:rsidR="00047E94" w:rsidRPr="009837C3" w:rsidRDefault="006D67DC">
            <w:pPr>
              <w:pStyle w:val="BodyText"/>
              <w:spacing w:before="20" w:after="20" w:line="240" w:lineRule="auto"/>
              <w:ind w:left="0"/>
              <w:jc w:val="center"/>
              <w:rPr>
                <w:ins w:id="37" w:author="Guo Zi Qiang Robin" w:date="2026-10-08T12:00:00Z"/>
              </w:rPr>
            </w:pPr>
            <w:ins w:id="38" w:author="Guo Zi Qiang Robin" w:date="2026-10-08T12:00:00Z">
              <w:r w:rsidRPr="009837C3">
                <w:rPr>
                  <w:b/>
                  <w:sz w:val="18"/>
                  <w:szCs w:val="18"/>
                </w:rPr>
                <w:t>Mar</w:t>
              </w:r>
            </w:ins>
          </w:p>
        </w:tc>
        <w:tc>
          <w:tcPr>
            <w:tcW w:w="800" w:type="dxa"/>
            <w:shd w:val="clear" w:color="auto" w:fill="D9D9D9"/>
            <w:vAlign w:val="center"/>
          </w:tcPr>
          <w:p w14:paraId="2D37625F" w14:textId="77777777" w:rsidR="00047E94" w:rsidRPr="009837C3" w:rsidRDefault="006D67DC">
            <w:pPr>
              <w:pStyle w:val="BodyText"/>
              <w:spacing w:before="20" w:after="20" w:line="240" w:lineRule="auto"/>
              <w:ind w:left="0"/>
              <w:jc w:val="center"/>
              <w:rPr>
                <w:ins w:id="39" w:author="Guo Zi Qiang Robin" w:date="2026-10-08T12:00:00Z"/>
              </w:rPr>
            </w:pPr>
            <w:ins w:id="40" w:author="Guo Zi Qiang Robin" w:date="2026-10-08T12:00:00Z">
              <w:r w:rsidRPr="009837C3">
                <w:rPr>
                  <w:b/>
                  <w:sz w:val="18"/>
                  <w:szCs w:val="18"/>
                </w:rPr>
                <w:t>Apr</w:t>
              </w:r>
            </w:ins>
          </w:p>
        </w:tc>
      </w:tr>
      <w:tr w:rsidR="00047E94" w14:paraId="404ACDFA" w14:textId="77777777">
        <w:trPr>
          <w:ins w:id="41" w:author="Guo Zi Qiang Robin" w:date="2026-10-08T12:00:00Z"/>
        </w:trPr>
        <w:tc>
          <w:tcPr>
            <w:tcW w:w="9026" w:type="dxa"/>
            <w:gridSpan w:val="8"/>
            <w:shd w:val="clear" w:color="auto" w:fill="F2F2F2"/>
            <w:vAlign w:val="center"/>
          </w:tcPr>
          <w:p w14:paraId="7AFFBEE2" w14:textId="77777777" w:rsidR="00047E94" w:rsidRPr="009837C3" w:rsidRDefault="006D67DC">
            <w:pPr>
              <w:pStyle w:val="BodyText"/>
              <w:spacing w:before="20" w:after="20" w:line="240" w:lineRule="auto"/>
              <w:ind w:left="0"/>
              <w:jc w:val="left"/>
              <w:rPr>
                <w:ins w:id="42" w:author="Guo Zi Qiang Robin" w:date="2026-10-08T12:00:00Z"/>
              </w:rPr>
            </w:pPr>
            <w:ins w:id="43" w:author="Guo Zi Qiang Robin" w:date="2026-10-08T12:00:00Z">
              <w:r w:rsidRPr="009837C3">
                <w:rPr>
                  <w:b/>
                  <w:sz w:val="18"/>
                  <w:szCs w:val="18"/>
                </w:rPr>
                <w:t>Academic milestones</w:t>
              </w:r>
            </w:ins>
          </w:p>
        </w:tc>
      </w:tr>
      <w:tr w:rsidR="00047E94" w14:paraId="4C98FF09" w14:textId="77777777">
        <w:trPr>
          <w:ins w:id="44" w:author="Guo Zi Qiang Robin" w:date="2026-10-08T12:00:00Z"/>
        </w:trPr>
        <w:tc>
          <w:tcPr>
            <w:tcW w:w="3426" w:type="dxa"/>
            <w:vAlign w:val="center"/>
          </w:tcPr>
          <w:p w14:paraId="10CCBCA0" w14:textId="77777777" w:rsidR="00047E94" w:rsidRPr="009837C3" w:rsidRDefault="006D67DC">
            <w:pPr>
              <w:pStyle w:val="BodyText"/>
              <w:spacing w:before="20" w:after="20" w:line="240" w:lineRule="auto"/>
              <w:ind w:left="0"/>
              <w:jc w:val="left"/>
              <w:rPr>
                <w:ins w:id="45" w:author="Guo Zi Qiang Robin" w:date="2026-10-08T12:00:00Z"/>
              </w:rPr>
            </w:pPr>
            <w:ins w:id="46" w:author="Guo Zi Qiang Robin" w:date="2026-10-08T12:00:00Z">
              <w:r w:rsidRPr="009837C3">
                <w:rPr>
                  <w:sz w:val="18"/>
                  <w:szCs w:val="18"/>
                </w:rPr>
                <w:t>Form B (11 Oct)</w:t>
              </w:r>
            </w:ins>
          </w:p>
        </w:tc>
        <w:tc>
          <w:tcPr>
            <w:tcW w:w="800" w:type="dxa"/>
            <w:vAlign w:val="center"/>
          </w:tcPr>
          <w:p w14:paraId="196D0092" w14:textId="77777777" w:rsidR="00047E94" w:rsidRPr="009837C3" w:rsidRDefault="006D67DC">
            <w:pPr>
              <w:pStyle w:val="BodyText"/>
              <w:spacing w:before="20" w:after="20" w:line="240" w:lineRule="auto"/>
              <w:ind w:left="0"/>
              <w:jc w:val="center"/>
              <w:rPr>
                <w:ins w:id="47" w:author="Guo Zi Qiang Robin" w:date="2026-10-08T12:00:00Z"/>
              </w:rPr>
            </w:pPr>
            <w:ins w:id="48" w:author="Guo Zi Qiang Robin" w:date="2026-10-08T12:00:00Z">
              <w:r w:rsidRPr="009837C3">
                <w:rPr>
                  <w:b/>
                  <w:sz w:val="18"/>
                  <w:szCs w:val="18"/>
                </w:rPr>
                <w:t>M</w:t>
              </w:r>
            </w:ins>
          </w:p>
        </w:tc>
        <w:tc>
          <w:tcPr>
            <w:tcW w:w="800" w:type="dxa"/>
            <w:vAlign w:val="center"/>
          </w:tcPr>
          <w:p w14:paraId="05BBAE98" w14:textId="77777777" w:rsidR="00047E94" w:rsidRPr="009837C3" w:rsidRDefault="00047E94">
            <w:pPr>
              <w:pStyle w:val="BodyText"/>
              <w:spacing w:before="20" w:after="20" w:line="240" w:lineRule="auto"/>
              <w:ind w:left="0"/>
              <w:jc w:val="center"/>
              <w:rPr>
                <w:ins w:id="49" w:author="Guo Zi Qiang Robin" w:date="2026-10-08T12:00:00Z"/>
              </w:rPr>
            </w:pPr>
          </w:p>
        </w:tc>
        <w:tc>
          <w:tcPr>
            <w:tcW w:w="800" w:type="dxa"/>
            <w:vAlign w:val="center"/>
          </w:tcPr>
          <w:p w14:paraId="0C25B0A0" w14:textId="77777777" w:rsidR="00047E94" w:rsidRPr="009837C3" w:rsidRDefault="00047E94">
            <w:pPr>
              <w:pStyle w:val="BodyText"/>
              <w:spacing w:before="20" w:after="20" w:line="240" w:lineRule="auto"/>
              <w:ind w:left="0"/>
              <w:jc w:val="center"/>
              <w:rPr>
                <w:ins w:id="50" w:author="Guo Zi Qiang Robin" w:date="2026-10-08T12:00:00Z"/>
              </w:rPr>
            </w:pPr>
          </w:p>
        </w:tc>
        <w:tc>
          <w:tcPr>
            <w:tcW w:w="800" w:type="dxa"/>
            <w:vAlign w:val="center"/>
          </w:tcPr>
          <w:p w14:paraId="1CF58E78" w14:textId="77777777" w:rsidR="00047E94" w:rsidRPr="009837C3" w:rsidRDefault="00047E94">
            <w:pPr>
              <w:pStyle w:val="BodyText"/>
              <w:spacing w:before="20" w:after="20" w:line="240" w:lineRule="auto"/>
              <w:ind w:left="0"/>
              <w:jc w:val="center"/>
              <w:rPr>
                <w:ins w:id="51" w:author="Guo Zi Qiang Robin" w:date="2026-10-08T12:00:00Z"/>
              </w:rPr>
            </w:pPr>
          </w:p>
        </w:tc>
        <w:tc>
          <w:tcPr>
            <w:tcW w:w="800" w:type="dxa"/>
            <w:vAlign w:val="center"/>
          </w:tcPr>
          <w:p w14:paraId="136748BE" w14:textId="77777777" w:rsidR="00047E94" w:rsidRPr="009837C3" w:rsidRDefault="00047E94">
            <w:pPr>
              <w:pStyle w:val="BodyText"/>
              <w:spacing w:before="20" w:after="20" w:line="240" w:lineRule="auto"/>
              <w:ind w:left="0"/>
              <w:jc w:val="center"/>
              <w:rPr>
                <w:ins w:id="52" w:author="Guo Zi Qiang Robin" w:date="2026-10-08T12:00:00Z"/>
              </w:rPr>
            </w:pPr>
          </w:p>
        </w:tc>
        <w:tc>
          <w:tcPr>
            <w:tcW w:w="800" w:type="dxa"/>
            <w:vAlign w:val="center"/>
          </w:tcPr>
          <w:p w14:paraId="7C5E6EDF" w14:textId="77777777" w:rsidR="00047E94" w:rsidRPr="009837C3" w:rsidRDefault="00047E94">
            <w:pPr>
              <w:pStyle w:val="BodyText"/>
              <w:spacing w:before="20" w:after="20" w:line="240" w:lineRule="auto"/>
              <w:ind w:left="0"/>
              <w:jc w:val="center"/>
              <w:rPr>
                <w:ins w:id="53" w:author="Guo Zi Qiang Robin" w:date="2026-10-08T12:00:00Z"/>
              </w:rPr>
            </w:pPr>
          </w:p>
        </w:tc>
        <w:tc>
          <w:tcPr>
            <w:tcW w:w="800" w:type="dxa"/>
            <w:vAlign w:val="center"/>
          </w:tcPr>
          <w:p w14:paraId="4DD056A6" w14:textId="77777777" w:rsidR="00047E94" w:rsidRPr="009837C3" w:rsidRDefault="00047E94">
            <w:pPr>
              <w:pStyle w:val="BodyText"/>
              <w:spacing w:before="20" w:after="20" w:line="240" w:lineRule="auto"/>
              <w:ind w:left="0"/>
              <w:jc w:val="center"/>
              <w:rPr>
                <w:ins w:id="54" w:author="Guo Zi Qiang Robin" w:date="2026-10-08T12:00:00Z"/>
              </w:rPr>
            </w:pPr>
          </w:p>
        </w:tc>
      </w:tr>
      <w:tr w:rsidR="00047E94" w14:paraId="4D79F27B" w14:textId="77777777">
        <w:trPr>
          <w:ins w:id="55" w:author="Guo Zi Qiang Robin" w:date="2026-10-08T12:00:00Z"/>
        </w:trPr>
        <w:tc>
          <w:tcPr>
            <w:tcW w:w="3426" w:type="dxa"/>
            <w:vAlign w:val="center"/>
          </w:tcPr>
          <w:p w14:paraId="247CE938" w14:textId="77777777" w:rsidR="00047E94" w:rsidRPr="009837C3" w:rsidRDefault="006D67DC">
            <w:pPr>
              <w:pStyle w:val="BodyText"/>
              <w:spacing w:before="20" w:after="20" w:line="240" w:lineRule="auto"/>
              <w:ind w:left="0"/>
              <w:jc w:val="left"/>
              <w:rPr>
                <w:ins w:id="56" w:author="Guo Zi Qiang Robin" w:date="2026-10-08T12:00:00Z"/>
              </w:rPr>
            </w:pPr>
            <w:ins w:id="57" w:author="Guo Zi Qiang Robin" w:date="2026-10-08T12:00:00Z">
              <w:r w:rsidRPr="009837C3">
                <w:rPr>
                  <w:sz w:val="18"/>
                  <w:szCs w:val="18"/>
                </w:rPr>
                <w:t>Interim Report (Form E1) (6 Dec)</w:t>
              </w:r>
            </w:ins>
          </w:p>
        </w:tc>
        <w:tc>
          <w:tcPr>
            <w:tcW w:w="800" w:type="dxa"/>
            <w:vAlign w:val="center"/>
          </w:tcPr>
          <w:p w14:paraId="670BC0DD" w14:textId="77777777" w:rsidR="00047E94" w:rsidRPr="009837C3" w:rsidRDefault="00047E94">
            <w:pPr>
              <w:pStyle w:val="BodyText"/>
              <w:spacing w:before="20" w:after="20" w:line="240" w:lineRule="auto"/>
              <w:ind w:left="0"/>
              <w:jc w:val="center"/>
              <w:rPr>
                <w:ins w:id="58" w:author="Guo Zi Qiang Robin" w:date="2026-10-08T12:00:00Z"/>
              </w:rPr>
            </w:pPr>
          </w:p>
        </w:tc>
        <w:tc>
          <w:tcPr>
            <w:tcW w:w="800" w:type="dxa"/>
            <w:shd w:val="clear" w:color="auto" w:fill="BFBFBF"/>
            <w:vAlign w:val="center"/>
          </w:tcPr>
          <w:p w14:paraId="48F2CEFA" w14:textId="77777777" w:rsidR="00047E94" w:rsidRPr="009837C3" w:rsidRDefault="006D67DC">
            <w:pPr>
              <w:pStyle w:val="BodyText"/>
              <w:spacing w:before="20" w:after="20" w:line="240" w:lineRule="auto"/>
              <w:ind w:left="0"/>
              <w:jc w:val="center"/>
              <w:rPr>
                <w:ins w:id="59" w:author="Guo Zi Qiang Robin" w:date="2026-10-08T12:00:00Z"/>
              </w:rPr>
            </w:pPr>
            <w:ins w:id="60" w:author="Guo Zi Qiang Robin" w:date="2026-10-08T12:00:00Z">
              <w:r w:rsidRPr="009837C3">
                <w:rPr>
                  <w:sz w:val="18"/>
                  <w:szCs w:val="18"/>
                </w:rPr>
                <w:t>X</w:t>
              </w:r>
            </w:ins>
          </w:p>
        </w:tc>
        <w:tc>
          <w:tcPr>
            <w:tcW w:w="800" w:type="dxa"/>
            <w:vAlign w:val="center"/>
          </w:tcPr>
          <w:p w14:paraId="25FB2DDB" w14:textId="77777777" w:rsidR="00047E94" w:rsidRPr="009837C3" w:rsidRDefault="006D67DC">
            <w:pPr>
              <w:pStyle w:val="BodyText"/>
              <w:spacing w:before="20" w:after="20" w:line="240" w:lineRule="auto"/>
              <w:ind w:left="0"/>
              <w:jc w:val="center"/>
              <w:rPr>
                <w:ins w:id="61" w:author="Guo Zi Qiang Robin" w:date="2026-10-08T12:00:00Z"/>
              </w:rPr>
            </w:pPr>
            <w:ins w:id="62" w:author="Guo Zi Qiang Robin" w:date="2026-10-08T12:00:00Z">
              <w:r w:rsidRPr="009837C3">
                <w:rPr>
                  <w:b/>
                  <w:sz w:val="18"/>
                  <w:szCs w:val="18"/>
                </w:rPr>
                <w:t>M</w:t>
              </w:r>
            </w:ins>
          </w:p>
        </w:tc>
        <w:tc>
          <w:tcPr>
            <w:tcW w:w="800" w:type="dxa"/>
            <w:vAlign w:val="center"/>
          </w:tcPr>
          <w:p w14:paraId="301AE6A7" w14:textId="77777777" w:rsidR="00047E94" w:rsidRPr="009837C3" w:rsidRDefault="00047E94">
            <w:pPr>
              <w:pStyle w:val="BodyText"/>
              <w:spacing w:before="20" w:after="20" w:line="240" w:lineRule="auto"/>
              <w:ind w:left="0"/>
              <w:jc w:val="center"/>
              <w:rPr>
                <w:ins w:id="63" w:author="Guo Zi Qiang Robin" w:date="2026-10-08T12:00:00Z"/>
              </w:rPr>
            </w:pPr>
          </w:p>
        </w:tc>
        <w:tc>
          <w:tcPr>
            <w:tcW w:w="800" w:type="dxa"/>
            <w:vAlign w:val="center"/>
          </w:tcPr>
          <w:p w14:paraId="130F6212" w14:textId="77777777" w:rsidR="00047E94" w:rsidRPr="009837C3" w:rsidRDefault="00047E94">
            <w:pPr>
              <w:pStyle w:val="BodyText"/>
              <w:spacing w:before="20" w:after="20" w:line="240" w:lineRule="auto"/>
              <w:ind w:left="0"/>
              <w:jc w:val="center"/>
              <w:rPr>
                <w:ins w:id="64" w:author="Guo Zi Qiang Robin" w:date="2026-10-08T12:00:00Z"/>
              </w:rPr>
            </w:pPr>
          </w:p>
        </w:tc>
        <w:tc>
          <w:tcPr>
            <w:tcW w:w="800" w:type="dxa"/>
            <w:vAlign w:val="center"/>
          </w:tcPr>
          <w:p w14:paraId="5032185E" w14:textId="77777777" w:rsidR="00047E94" w:rsidRPr="009837C3" w:rsidRDefault="00047E94">
            <w:pPr>
              <w:pStyle w:val="BodyText"/>
              <w:spacing w:before="20" w:after="20" w:line="240" w:lineRule="auto"/>
              <w:ind w:left="0"/>
              <w:jc w:val="center"/>
              <w:rPr>
                <w:ins w:id="65" w:author="Guo Zi Qiang Robin" w:date="2026-10-08T12:00:00Z"/>
              </w:rPr>
            </w:pPr>
          </w:p>
        </w:tc>
        <w:tc>
          <w:tcPr>
            <w:tcW w:w="800" w:type="dxa"/>
            <w:vAlign w:val="center"/>
          </w:tcPr>
          <w:p w14:paraId="2CDDA118" w14:textId="77777777" w:rsidR="00047E94" w:rsidRPr="009837C3" w:rsidRDefault="00047E94">
            <w:pPr>
              <w:pStyle w:val="BodyText"/>
              <w:spacing w:before="20" w:after="20" w:line="240" w:lineRule="auto"/>
              <w:ind w:left="0"/>
              <w:jc w:val="center"/>
              <w:rPr>
                <w:ins w:id="66" w:author="Guo Zi Qiang Robin" w:date="2026-10-08T12:00:00Z"/>
              </w:rPr>
            </w:pPr>
          </w:p>
        </w:tc>
      </w:tr>
      <w:tr w:rsidR="00047E94" w14:paraId="2CC93BFD" w14:textId="77777777">
        <w:trPr>
          <w:ins w:id="67" w:author="Guo Zi Qiang Robin" w:date="2026-10-08T12:00:00Z"/>
        </w:trPr>
        <w:tc>
          <w:tcPr>
            <w:tcW w:w="3426" w:type="dxa"/>
            <w:vAlign w:val="center"/>
          </w:tcPr>
          <w:p w14:paraId="5A582D93" w14:textId="77777777" w:rsidR="00047E94" w:rsidRPr="009837C3" w:rsidRDefault="006D67DC">
            <w:pPr>
              <w:pStyle w:val="BodyText"/>
              <w:spacing w:before="20" w:after="20" w:line="240" w:lineRule="auto"/>
              <w:ind w:left="0"/>
              <w:jc w:val="left"/>
              <w:rPr>
                <w:ins w:id="68" w:author="Guo Zi Qiang Robin" w:date="2026-10-08T12:00:00Z"/>
              </w:rPr>
            </w:pPr>
            <w:ins w:id="69" w:author="Guo Zi Qiang Robin" w:date="2026-10-08T12:00:00Z">
              <w:r w:rsidRPr="009837C3">
                <w:rPr>
                  <w:sz w:val="18"/>
                  <w:szCs w:val="18"/>
                </w:rPr>
                <w:t>Interim Presentation (by 31 Jan)</w:t>
              </w:r>
            </w:ins>
          </w:p>
        </w:tc>
        <w:tc>
          <w:tcPr>
            <w:tcW w:w="800" w:type="dxa"/>
            <w:vAlign w:val="center"/>
          </w:tcPr>
          <w:p w14:paraId="03D958E4" w14:textId="77777777" w:rsidR="00047E94" w:rsidRPr="009837C3" w:rsidRDefault="00047E94">
            <w:pPr>
              <w:pStyle w:val="BodyText"/>
              <w:spacing w:before="20" w:after="20" w:line="240" w:lineRule="auto"/>
              <w:ind w:left="0"/>
              <w:jc w:val="center"/>
              <w:rPr>
                <w:ins w:id="70" w:author="Guo Zi Qiang Robin" w:date="2026-10-08T12:00:00Z"/>
              </w:rPr>
            </w:pPr>
          </w:p>
        </w:tc>
        <w:tc>
          <w:tcPr>
            <w:tcW w:w="800" w:type="dxa"/>
            <w:vAlign w:val="center"/>
          </w:tcPr>
          <w:p w14:paraId="4433D94D" w14:textId="77777777" w:rsidR="00047E94" w:rsidRPr="009837C3" w:rsidRDefault="00047E94">
            <w:pPr>
              <w:pStyle w:val="BodyText"/>
              <w:spacing w:before="20" w:after="20" w:line="240" w:lineRule="auto"/>
              <w:ind w:left="0"/>
              <w:jc w:val="center"/>
              <w:rPr>
                <w:ins w:id="71" w:author="Guo Zi Qiang Robin" w:date="2026-10-08T12:00:00Z"/>
              </w:rPr>
            </w:pPr>
          </w:p>
        </w:tc>
        <w:tc>
          <w:tcPr>
            <w:tcW w:w="800" w:type="dxa"/>
            <w:vAlign w:val="center"/>
          </w:tcPr>
          <w:p w14:paraId="14243AD6" w14:textId="77777777" w:rsidR="00047E94" w:rsidRPr="009837C3" w:rsidRDefault="00047E94">
            <w:pPr>
              <w:pStyle w:val="BodyText"/>
              <w:spacing w:before="20" w:after="20" w:line="240" w:lineRule="auto"/>
              <w:ind w:left="0"/>
              <w:jc w:val="center"/>
              <w:rPr>
                <w:ins w:id="72" w:author="Guo Zi Qiang Robin" w:date="2026-10-08T12:00:00Z"/>
              </w:rPr>
            </w:pPr>
          </w:p>
        </w:tc>
        <w:tc>
          <w:tcPr>
            <w:tcW w:w="800" w:type="dxa"/>
            <w:vAlign w:val="center"/>
          </w:tcPr>
          <w:p w14:paraId="4CF1F1BE" w14:textId="77777777" w:rsidR="00047E94" w:rsidRPr="009837C3" w:rsidRDefault="006D67DC">
            <w:pPr>
              <w:pStyle w:val="BodyText"/>
              <w:spacing w:before="20" w:after="20" w:line="240" w:lineRule="auto"/>
              <w:ind w:left="0"/>
              <w:jc w:val="center"/>
              <w:rPr>
                <w:ins w:id="73" w:author="Guo Zi Qiang Robin" w:date="2026-10-08T12:00:00Z"/>
              </w:rPr>
            </w:pPr>
            <w:ins w:id="74" w:author="Guo Zi Qiang Robin" w:date="2026-10-08T12:00:00Z">
              <w:r w:rsidRPr="009837C3">
                <w:rPr>
                  <w:b/>
                  <w:sz w:val="18"/>
                  <w:szCs w:val="18"/>
                </w:rPr>
                <w:t>M</w:t>
              </w:r>
            </w:ins>
          </w:p>
        </w:tc>
        <w:tc>
          <w:tcPr>
            <w:tcW w:w="800" w:type="dxa"/>
            <w:vAlign w:val="center"/>
          </w:tcPr>
          <w:p w14:paraId="78D3E33B" w14:textId="77777777" w:rsidR="00047E94" w:rsidRPr="009837C3" w:rsidRDefault="00047E94">
            <w:pPr>
              <w:pStyle w:val="BodyText"/>
              <w:spacing w:before="20" w:after="20" w:line="240" w:lineRule="auto"/>
              <w:ind w:left="0"/>
              <w:jc w:val="center"/>
              <w:rPr>
                <w:ins w:id="75" w:author="Guo Zi Qiang Robin" w:date="2026-10-08T12:00:00Z"/>
              </w:rPr>
            </w:pPr>
          </w:p>
        </w:tc>
        <w:tc>
          <w:tcPr>
            <w:tcW w:w="800" w:type="dxa"/>
            <w:vAlign w:val="center"/>
          </w:tcPr>
          <w:p w14:paraId="73C14D22" w14:textId="77777777" w:rsidR="00047E94" w:rsidRPr="009837C3" w:rsidRDefault="00047E94">
            <w:pPr>
              <w:pStyle w:val="BodyText"/>
              <w:spacing w:before="20" w:after="20" w:line="240" w:lineRule="auto"/>
              <w:ind w:left="0"/>
              <w:jc w:val="center"/>
              <w:rPr>
                <w:ins w:id="76" w:author="Guo Zi Qiang Robin" w:date="2026-10-08T12:00:00Z"/>
              </w:rPr>
            </w:pPr>
          </w:p>
        </w:tc>
        <w:tc>
          <w:tcPr>
            <w:tcW w:w="800" w:type="dxa"/>
            <w:vAlign w:val="center"/>
          </w:tcPr>
          <w:p w14:paraId="59B9178C" w14:textId="77777777" w:rsidR="00047E94" w:rsidRPr="009837C3" w:rsidRDefault="00047E94">
            <w:pPr>
              <w:pStyle w:val="BodyText"/>
              <w:spacing w:before="20" w:after="20" w:line="240" w:lineRule="auto"/>
              <w:ind w:left="0"/>
              <w:jc w:val="center"/>
              <w:rPr>
                <w:ins w:id="77" w:author="Guo Zi Qiang Robin" w:date="2026-10-08T12:00:00Z"/>
              </w:rPr>
            </w:pPr>
          </w:p>
        </w:tc>
      </w:tr>
      <w:tr w:rsidR="00047E94" w14:paraId="2E058574" w14:textId="77777777">
        <w:trPr>
          <w:ins w:id="78" w:author="Guo Zi Qiang Robin" w:date="2026-10-08T12:00:00Z"/>
        </w:trPr>
        <w:tc>
          <w:tcPr>
            <w:tcW w:w="3426" w:type="dxa"/>
            <w:vAlign w:val="center"/>
          </w:tcPr>
          <w:p w14:paraId="3F0F227D" w14:textId="77777777" w:rsidR="00047E94" w:rsidRPr="009837C3" w:rsidRDefault="006D67DC">
            <w:pPr>
              <w:pStyle w:val="BodyText"/>
              <w:spacing w:before="20" w:after="20" w:line="240" w:lineRule="auto"/>
              <w:ind w:left="0"/>
              <w:jc w:val="left"/>
              <w:rPr>
                <w:ins w:id="79" w:author="Guo Zi Qiang Robin" w:date="2026-10-08T12:00:00Z"/>
              </w:rPr>
            </w:pPr>
            <w:ins w:id="80" w:author="Guo Zi Qiang Robin" w:date="2026-10-08T12:00:00Z">
              <w:r w:rsidRPr="009837C3">
                <w:rPr>
                  <w:sz w:val="18"/>
                  <w:szCs w:val="18"/>
                </w:rPr>
                <w:t>Final Report (Form E2) (21 Mar)</w:t>
              </w:r>
            </w:ins>
          </w:p>
        </w:tc>
        <w:tc>
          <w:tcPr>
            <w:tcW w:w="800" w:type="dxa"/>
            <w:vAlign w:val="center"/>
          </w:tcPr>
          <w:p w14:paraId="42AAFD7C" w14:textId="77777777" w:rsidR="00047E94" w:rsidRPr="009837C3" w:rsidRDefault="00047E94">
            <w:pPr>
              <w:pStyle w:val="BodyText"/>
              <w:spacing w:before="20" w:after="20" w:line="240" w:lineRule="auto"/>
              <w:ind w:left="0"/>
              <w:jc w:val="center"/>
              <w:rPr>
                <w:ins w:id="81" w:author="Guo Zi Qiang Robin" w:date="2026-10-08T12:00:00Z"/>
              </w:rPr>
            </w:pPr>
          </w:p>
        </w:tc>
        <w:tc>
          <w:tcPr>
            <w:tcW w:w="800" w:type="dxa"/>
            <w:vAlign w:val="center"/>
          </w:tcPr>
          <w:p w14:paraId="34CB635A" w14:textId="77777777" w:rsidR="00047E94" w:rsidRPr="009837C3" w:rsidRDefault="00047E94">
            <w:pPr>
              <w:pStyle w:val="BodyText"/>
              <w:spacing w:before="20" w:after="20" w:line="240" w:lineRule="auto"/>
              <w:ind w:left="0"/>
              <w:jc w:val="center"/>
              <w:rPr>
                <w:ins w:id="82" w:author="Guo Zi Qiang Robin" w:date="2026-10-08T12:00:00Z"/>
              </w:rPr>
            </w:pPr>
          </w:p>
        </w:tc>
        <w:tc>
          <w:tcPr>
            <w:tcW w:w="800" w:type="dxa"/>
            <w:vAlign w:val="center"/>
          </w:tcPr>
          <w:p w14:paraId="79AF3D59" w14:textId="77777777" w:rsidR="00047E94" w:rsidRPr="009837C3" w:rsidRDefault="00047E94">
            <w:pPr>
              <w:pStyle w:val="BodyText"/>
              <w:spacing w:before="20" w:after="20" w:line="240" w:lineRule="auto"/>
              <w:ind w:left="0"/>
              <w:jc w:val="center"/>
              <w:rPr>
                <w:ins w:id="83" w:author="Guo Zi Qiang Robin" w:date="2026-10-08T12:00:00Z"/>
              </w:rPr>
            </w:pPr>
          </w:p>
        </w:tc>
        <w:tc>
          <w:tcPr>
            <w:tcW w:w="800" w:type="dxa"/>
            <w:vAlign w:val="center"/>
          </w:tcPr>
          <w:p w14:paraId="52D16E60" w14:textId="77777777" w:rsidR="00047E94" w:rsidRPr="009837C3" w:rsidRDefault="00047E94">
            <w:pPr>
              <w:pStyle w:val="BodyText"/>
              <w:spacing w:before="20" w:after="20" w:line="240" w:lineRule="auto"/>
              <w:ind w:left="0"/>
              <w:jc w:val="center"/>
              <w:rPr>
                <w:ins w:id="84" w:author="Guo Zi Qiang Robin" w:date="2026-10-08T12:00:00Z"/>
              </w:rPr>
            </w:pPr>
          </w:p>
        </w:tc>
        <w:tc>
          <w:tcPr>
            <w:tcW w:w="800" w:type="dxa"/>
            <w:vAlign w:val="center"/>
          </w:tcPr>
          <w:p w14:paraId="47843A35" w14:textId="77777777" w:rsidR="00047E94" w:rsidRPr="009837C3" w:rsidRDefault="00047E94">
            <w:pPr>
              <w:pStyle w:val="BodyText"/>
              <w:spacing w:before="20" w:after="20" w:line="240" w:lineRule="auto"/>
              <w:ind w:left="0"/>
              <w:jc w:val="center"/>
              <w:rPr>
                <w:ins w:id="85" w:author="Guo Zi Qiang Robin" w:date="2026-10-08T12:00:00Z"/>
              </w:rPr>
            </w:pPr>
          </w:p>
        </w:tc>
        <w:tc>
          <w:tcPr>
            <w:tcW w:w="800" w:type="dxa"/>
            <w:vAlign w:val="center"/>
          </w:tcPr>
          <w:p w14:paraId="36B9DB38" w14:textId="77777777" w:rsidR="00047E94" w:rsidRPr="009837C3" w:rsidRDefault="006D67DC">
            <w:pPr>
              <w:pStyle w:val="BodyText"/>
              <w:spacing w:before="20" w:after="20" w:line="240" w:lineRule="auto"/>
              <w:ind w:left="0"/>
              <w:jc w:val="center"/>
              <w:rPr>
                <w:ins w:id="86" w:author="Guo Zi Qiang Robin" w:date="2026-10-08T12:00:00Z"/>
              </w:rPr>
            </w:pPr>
            <w:ins w:id="87" w:author="Guo Zi Qiang Robin" w:date="2026-10-08T12:00:00Z">
              <w:r w:rsidRPr="009837C3">
                <w:rPr>
                  <w:b/>
                  <w:sz w:val="18"/>
                  <w:szCs w:val="18"/>
                </w:rPr>
                <w:t>M</w:t>
              </w:r>
            </w:ins>
          </w:p>
        </w:tc>
        <w:tc>
          <w:tcPr>
            <w:tcW w:w="800" w:type="dxa"/>
            <w:vAlign w:val="center"/>
          </w:tcPr>
          <w:p w14:paraId="131BD6A0" w14:textId="77777777" w:rsidR="00047E94" w:rsidRPr="009837C3" w:rsidRDefault="00047E94">
            <w:pPr>
              <w:pStyle w:val="BodyText"/>
              <w:spacing w:before="20" w:after="20" w:line="240" w:lineRule="auto"/>
              <w:ind w:left="0"/>
              <w:jc w:val="center"/>
              <w:rPr>
                <w:ins w:id="88" w:author="Guo Zi Qiang Robin" w:date="2026-10-08T12:00:00Z"/>
              </w:rPr>
            </w:pPr>
          </w:p>
        </w:tc>
      </w:tr>
      <w:tr w:rsidR="00047E94" w14:paraId="350B2724" w14:textId="77777777">
        <w:trPr>
          <w:ins w:id="89" w:author="Guo Zi Qiang Robin" w:date="2026-10-08T12:00:00Z"/>
        </w:trPr>
        <w:tc>
          <w:tcPr>
            <w:tcW w:w="3426" w:type="dxa"/>
            <w:vAlign w:val="center"/>
          </w:tcPr>
          <w:p w14:paraId="24DD7800" w14:textId="77777777" w:rsidR="00047E94" w:rsidRPr="009837C3" w:rsidRDefault="006D67DC">
            <w:pPr>
              <w:pStyle w:val="BodyText"/>
              <w:spacing w:before="20" w:after="20" w:line="240" w:lineRule="auto"/>
              <w:ind w:left="0"/>
              <w:jc w:val="left"/>
              <w:rPr>
                <w:ins w:id="90" w:author="Guo Zi Qiang Robin" w:date="2026-10-08T12:00:00Z"/>
              </w:rPr>
            </w:pPr>
            <w:ins w:id="91" w:author="Guo Zi Qiang Robin" w:date="2026-10-08T12:00:00Z">
              <w:r w:rsidRPr="009837C3">
                <w:rPr>
                  <w:sz w:val="18"/>
                  <w:szCs w:val="18"/>
                </w:rPr>
                <w:t>Capstone period ends (31 Mar)</w:t>
              </w:r>
            </w:ins>
          </w:p>
        </w:tc>
        <w:tc>
          <w:tcPr>
            <w:tcW w:w="800" w:type="dxa"/>
            <w:vAlign w:val="center"/>
          </w:tcPr>
          <w:p w14:paraId="5F516F11" w14:textId="77777777" w:rsidR="00047E94" w:rsidRPr="009837C3" w:rsidRDefault="00047E94">
            <w:pPr>
              <w:pStyle w:val="BodyText"/>
              <w:spacing w:before="20" w:after="20" w:line="240" w:lineRule="auto"/>
              <w:ind w:left="0"/>
              <w:jc w:val="center"/>
              <w:rPr>
                <w:ins w:id="92" w:author="Guo Zi Qiang Robin" w:date="2026-10-08T12:00:00Z"/>
              </w:rPr>
            </w:pPr>
          </w:p>
        </w:tc>
        <w:tc>
          <w:tcPr>
            <w:tcW w:w="800" w:type="dxa"/>
            <w:vAlign w:val="center"/>
          </w:tcPr>
          <w:p w14:paraId="521EBB90" w14:textId="77777777" w:rsidR="00047E94" w:rsidRPr="009837C3" w:rsidRDefault="00047E94">
            <w:pPr>
              <w:pStyle w:val="BodyText"/>
              <w:spacing w:before="20" w:after="20" w:line="240" w:lineRule="auto"/>
              <w:ind w:left="0"/>
              <w:jc w:val="center"/>
              <w:rPr>
                <w:ins w:id="93" w:author="Guo Zi Qiang Robin" w:date="2026-10-08T12:00:00Z"/>
              </w:rPr>
            </w:pPr>
          </w:p>
        </w:tc>
        <w:tc>
          <w:tcPr>
            <w:tcW w:w="800" w:type="dxa"/>
            <w:vAlign w:val="center"/>
          </w:tcPr>
          <w:p w14:paraId="000E5BBB" w14:textId="77777777" w:rsidR="00047E94" w:rsidRPr="009837C3" w:rsidRDefault="00047E94">
            <w:pPr>
              <w:pStyle w:val="BodyText"/>
              <w:spacing w:before="20" w:after="20" w:line="240" w:lineRule="auto"/>
              <w:ind w:left="0"/>
              <w:jc w:val="center"/>
              <w:rPr>
                <w:ins w:id="94" w:author="Guo Zi Qiang Robin" w:date="2026-10-08T12:00:00Z"/>
              </w:rPr>
            </w:pPr>
          </w:p>
        </w:tc>
        <w:tc>
          <w:tcPr>
            <w:tcW w:w="800" w:type="dxa"/>
            <w:vAlign w:val="center"/>
          </w:tcPr>
          <w:p w14:paraId="41E1D54C" w14:textId="77777777" w:rsidR="00047E94" w:rsidRPr="009837C3" w:rsidRDefault="00047E94">
            <w:pPr>
              <w:pStyle w:val="BodyText"/>
              <w:spacing w:before="20" w:after="20" w:line="240" w:lineRule="auto"/>
              <w:ind w:left="0"/>
              <w:jc w:val="center"/>
              <w:rPr>
                <w:ins w:id="95" w:author="Guo Zi Qiang Robin" w:date="2026-10-08T12:00:00Z"/>
              </w:rPr>
            </w:pPr>
          </w:p>
        </w:tc>
        <w:tc>
          <w:tcPr>
            <w:tcW w:w="800" w:type="dxa"/>
            <w:vAlign w:val="center"/>
          </w:tcPr>
          <w:p w14:paraId="0FC09F94" w14:textId="77777777" w:rsidR="00047E94" w:rsidRPr="009837C3" w:rsidRDefault="00047E94">
            <w:pPr>
              <w:pStyle w:val="BodyText"/>
              <w:spacing w:before="20" w:after="20" w:line="240" w:lineRule="auto"/>
              <w:ind w:left="0"/>
              <w:jc w:val="center"/>
              <w:rPr>
                <w:ins w:id="96" w:author="Guo Zi Qiang Robin" w:date="2026-10-08T12:00:00Z"/>
              </w:rPr>
            </w:pPr>
          </w:p>
        </w:tc>
        <w:tc>
          <w:tcPr>
            <w:tcW w:w="800" w:type="dxa"/>
            <w:vAlign w:val="center"/>
          </w:tcPr>
          <w:p w14:paraId="6BB69F25" w14:textId="77777777" w:rsidR="00047E94" w:rsidRPr="009837C3" w:rsidRDefault="006D67DC">
            <w:pPr>
              <w:pStyle w:val="BodyText"/>
              <w:spacing w:before="20" w:after="20" w:line="240" w:lineRule="auto"/>
              <w:ind w:left="0"/>
              <w:jc w:val="center"/>
              <w:rPr>
                <w:ins w:id="97" w:author="Guo Zi Qiang Robin" w:date="2026-10-08T12:00:00Z"/>
              </w:rPr>
            </w:pPr>
            <w:ins w:id="98" w:author="Guo Zi Qiang Robin" w:date="2026-10-08T12:00:00Z">
              <w:r w:rsidRPr="009837C3">
                <w:rPr>
                  <w:b/>
                  <w:sz w:val="18"/>
                  <w:szCs w:val="18"/>
                </w:rPr>
                <w:t>M</w:t>
              </w:r>
            </w:ins>
          </w:p>
        </w:tc>
        <w:tc>
          <w:tcPr>
            <w:tcW w:w="800" w:type="dxa"/>
            <w:vAlign w:val="center"/>
          </w:tcPr>
          <w:p w14:paraId="580438FD" w14:textId="77777777" w:rsidR="00047E94" w:rsidRPr="009837C3" w:rsidRDefault="00047E94">
            <w:pPr>
              <w:pStyle w:val="BodyText"/>
              <w:spacing w:before="20" w:after="20" w:line="240" w:lineRule="auto"/>
              <w:ind w:left="0"/>
              <w:jc w:val="center"/>
              <w:rPr>
                <w:ins w:id="99" w:author="Guo Zi Qiang Robin" w:date="2026-10-08T12:00:00Z"/>
              </w:rPr>
            </w:pPr>
          </w:p>
        </w:tc>
      </w:tr>
      <w:tr w:rsidR="00047E94" w14:paraId="38C649B0" w14:textId="77777777">
        <w:trPr>
          <w:ins w:id="100" w:author="Guo Zi Qiang Robin" w:date="2026-10-08T12:00:00Z"/>
        </w:trPr>
        <w:tc>
          <w:tcPr>
            <w:tcW w:w="3426" w:type="dxa"/>
            <w:vAlign w:val="center"/>
          </w:tcPr>
          <w:p w14:paraId="07E952C5" w14:textId="77777777" w:rsidR="00047E94" w:rsidRPr="009837C3" w:rsidRDefault="006D67DC">
            <w:pPr>
              <w:pStyle w:val="BodyText"/>
              <w:spacing w:before="20" w:after="20" w:line="240" w:lineRule="auto"/>
              <w:ind w:left="0"/>
              <w:jc w:val="left"/>
              <w:rPr>
                <w:ins w:id="101" w:author="Guo Zi Qiang Robin" w:date="2026-10-08T12:00:00Z"/>
              </w:rPr>
            </w:pPr>
            <w:ins w:id="102" w:author="Guo Zi Qiang Robin" w:date="2026-10-08T12:00:00Z">
              <w:r w:rsidRPr="009837C3">
                <w:rPr>
                  <w:sz w:val="18"/>
                  <w:szCs w:val="18"/>
                </w:rPr>
                <w:t>Final Presentation (11 Apr)</w:t>
              </w:r>
            </w:ins>
          </w:p>
        </w:tc>
        <w:tc>
          <w:tcPr>
            <w:tcW w:w="800" w:type="dxa"/>
            <w:vAlign w:val="center"/>
          </w:tcPr>
          <w:p w14:paraId="1D18F602" w14:textId="77777777" w:rsidR="00047E94" w:rsidRPr="009837C3" w:rsidRDefault="00047E94">
            <w:pPr>
              <w:pStyle w:val="BodyText"/>
              <w:spacing w:before="20" w:after="20" w:line="240" w:lineRule="auto"/>
              <w:ind w:left="0"/>
              <w:jc w:val="center"/>
              <w:rPr>
                <w:ins w:id="103" w:author="Guo Zi Qiang Robin" w:date="2026-10-08T12:00:00Z"/>
              </w:rPr>
            </w:pPr>
          </w:p>
        </w:tc>
        <w:tc>
          <w:tcPr>
            <w:tcW w:w="800" w:type="dxa"/>
            <w:vAlign w:val="center"/>
          </w:tcPr>
          <w:p w14:paraId="61A2652B" w14:textId="77777777" w:rsidR="00047E94" w:rsidRPr="009837C3" w:rsidRDefault="00047E94">
            <w:pPr>
              <w:pStyle w:val="BodyText"/>
              <w:spacing w:before="20" w:after="20" w:line="240" w:lineRule="auto"/>
              <w:ind w:left="0"/>
              <w:jc w:val="center"/>
              <w:rPr>
                <w:ins w:id="104" w:author="Guo Zi Qiang Robin" w:date="2026-10-08T12:00:00Z"/>
              </w:rPr>
            </w:pPr>
          </w:p>
        </w:tc>
        <w:tc>
          <w:tcPr>
            <w:tcW w:w="800" w:type="dxa"/>
            <w:vAlign w:val="center"/>
          </w:tcPr>
          <w:p w14:paraId="2E101689" w14:textId="77777777" w:rsidR="00047E94" w:rsidRPr="009837C3" w:rsidRDefault="00047E94">
            <w:pPr>
              <w:pStyle w:val="BodyText"/>
              <w:spacing w:before="20" w:after="20" w:line="240" w:lineRule="auto"/>
              <w:ind w:left="0"/>
              <w:jc w:val="center"/>
              <w:rPr>
                <w:ins w:id="105" w:author="Guo Zi Qiang Robin" w:date="2026-10-08T12:00:00Z"/>
              </w:rPr>
            </w:pPr>
          </w:p>
        </w:tc>
        <w:tc>
          <w:tcPr>
            <w:tcW w:w="800" w:type="dxa"/>
            <w:vAlign w:val="center"/>
          </w:tcPr>
          <w:p w14:paraId="3A3D5F89" w14:textId="77777777" w:rsidR="00047E94" w:rsidRPr="009837C3" w:rsidRDefault="00047E94">
            <w:pPr>
              <w:pStyle w:val="BodyText"/>
              <w:spacing w:before="20" w:after="20" w:line="240" w:lineRule="auto"/>
              <w:ind w:left="0"/>
              <w:jc w:val="center"/>
              <w:rPr>
                <w:ins w:id="106" w:author="Guo Zi Qiang Robin" w:date="2026-10-08T12:00:00Z"/>
              </w:rPr>
            </w:pPr>
          </w:p>
        </w:tc>
        <w:tc>
          <w:tcPr>
            <w:tcW w:w="800" w:type="dxa"/>
            <w:vAlign w:val="center"/>
          </w:tcPr>
          <w:p w14:paraId="5F86D579" w14:textId="77777777" w:rsidR="00047E94" w:rsidRPr="009837C3" w:rsidRDefault="00047E94">
            <w:pPr>
              <w:pStyle w:val="BodyText"/>
              <w:spacing w:before="20" w:after="20" w:line="240" w:lineRule="auto"/>
              <w:ind w:left="0"/>
              <w:jc w:val="center"/>
              <w:rPr>
                <w:ins w:id="107" w:author="Guo Zi Qiang Robin" w:date="2026-10-08T12:00:00Z"/>
              </w:rPr>
            </w:pPr>
          </w:p>
        </w:tc>
        <w:tc>
          <w:tcPr>
            <w:tcW w:w="800" w:type="dxa"/>
            <w:vAlign w:val="center"/>
          </w:tcPr>
          <w:p w14:paraId="52B86077" w14:textId="77777777" w:rsidR="00047E94" w:rsidRPr="009837C3" w:rsidRDefault="00047E94">
            <w:pPr>
              <w:pStyle w:val="BodyText"/>
              <w:spacing w:before="20" w:after="20" w:line="240" w:lineRule="auto"/>
              <w:ind w:left="0"/>
              <w:jc w:val="center"/>
              <w:rPr>
                <w:ins w:id="108" w:author="Guo Zi Qiang Robin" w:date="2026-10-08T12:00:00Z"/>
              </w:rPr>
            </w:pPr>
          </w:p>
        </w:tc>
        <w:tc>
          <w:tcPr>
            <w:tcW w:w="800" w:type="dxa"/>
            <w:vAlign w:val="center"/>
          </w:tcPr>
          <w:p w14:paraId="0659A973" w14:textId="77777777" w:rsidR="00047E94" w:rsidRPr="009837C3" w:rsidRDefault="006D67DC">
            <w:pPr>
              <w:pStyle w:val="BodyText"/>
              <w:spacing w:before="20" w:after="20" w:line="240" w:lineRule="auto"/>
              <w:ind w:left="0"/>
              <w:jc w:val="center"/>
              <w:rPr>
                <w:ins w:id="109" w:author="Guo Zi Qiang Robin" w:date="2026-10-08T12:00:00Z"/>
              </w:rPr>
            </w:pPr>
            <w:ins w:id="110" w:author="Guo Zi Qiang Robin" w:date="2026-10-08T12:00:00Z">
              <w:r w:rsidRPr="009837C3">
                <w:rPr>
                  <w:b/>
                  <w:sz w:val="18"/>
                  <w:szCs w:val="18"/>
                </w:rPr>
                <w:t>M</w:t>
              </w:r>
            </w:ins>
          </w:p>
        </w:tc>
      </w:tr>
      <w:tr w:rsidR="00047E94" w14:paraId="3A775E53" w14:textId="77777777">
        <w:trPr>
          <w:ins w:id="111" w:author="Guo Zi Qiang Robin" w:date="2026-10-08T12:00:00Z"/>
        </w:trPr>
        <w:tc>
          <w:tcPr>
            <w:tcW w:w="9026" w:type="dxa"/>
            <w:gridSpan w:val="8"/>
            <w:shd w:val="clear" w:color="auto" w:fill="F2F2F2"/>
            <w:vAlign w:val="center"/>
          </w:tcPr>
          <w:p w14:paraId="2A05C586" w14:textId="77777777" w:rsidR="00047E94" w:rsidRPr="009837C3" w:rsidRDefault="006D67DC">
            <w:pPr>
              <w:pStyle w:val="BodyText"/>
              <w:spacing w:before="20" w:after="20" w:line="240" w:lineRule="auto"/>
              <w:ind w:left="0"/>
              <w:jc w:val="left"/>
              <w:rPr>
                <w:ins w:id="112" w:author="Guo Zi Qiang Robin" w:date="2026-10-08T12:00:00Z"/>
              </w:rPr>
            </w:pPr>
            <w:ins w:id="113" w:author="Guo Zi Qiang Robin" w:date="2026-10-08T12:00:00Z">
              <w:r w:rsidRPr="009837C3">
                <w:rPr>
                  <w:b/>
                  <w:sz w:val="18"/>
                  <w:szCs w:val="18"/>
                </w:rPr>
                <w:t>Workstream 1: Guardrail Evaluation Test Bench</w:t>
              </w:r>
            </w:ins>
          </w:p>
        </w:tc>
      </w:tr>
      <w:tr w:rsidR="00047E94" w14:paraId="5C4ABA02" w14:textId="77777777">
        <w:trPr>
          <w:ins w:id="114" w:author="Guo Zi Qiang Robin" w:date="2026-10-08T12:00:00Z"/>
        </w:trPr>
        <w:tc>
          <w:tcPr>
            <w:tcW w:w="3426" w:type="dxa"/>
            <w:vAlign w:val="center"/>
          </w:tcPr>
          <w:p w14:paraId="106A7C48" w14:textId="77777777" w:rsidR="00047E94" w:rsidRPr="009837C3" w:rsidRDefault="006D67DC">
            <w:pPr>
              <w:pStyle w:val="BodyText"/>
              <w:spacing w:before="20" w:after="20" w:line="240" w:lineRule="auto"/>
              <w:ind w:left="0"/>
              <w:jc w:val="left"/>
              <w:rPr>
                <w:ins w:id="115" w:author="Guo Zi Qiang Robin" w:date="2026-10-08T12:00:00Z"/>
              </w:rPr>
            </w:pPr>
            <w:ins w:id="116" w:author="Guo Zi Qiang Robin" w:date="2026-10-08T12:00:00Z">
              <w:r w:rsidRPr="009837C3">
                <w:rPr>
                  <w:sz w:val="18"/>
                  <w:szCs w:val="18"/>
                </w:rPr>
                <w:t>Complete research; build evaluation harness</w:t>
              </w:r>
            </w:ins>
          </w:p>
        </w:tc>
        <w:tc>
          <w:tcPr>
            <w:tcW w:w="800" w:type="dxa"/>
            <w:shd w:val="clear" w:color="auto" w:fill="BFBFBF"/>
            <w:vAlign w:val="center"/>
          </w:tcPr>
          <w:p w14:paraId="602E9FBC" w14:textId="77777777" w:rsidR="00047E94" w:rsidRPr="009837C3" w:rsidRDefault="006D67DC">
            <w:pPr>
              <w:pStyle w:val="BodyText"/>
              <w:spacing w:before="20" w:after="20" w:line="240" w:lineRule="auto"/>
              <w:ind w:left="0"/>
              <w:jc w:val="center"/>
              <w:rPr>
                <w:ins w:id="117" w:author="Guo Zi Qiang Robin" w:date="2026-10-08T12:00:00Z"/>
              </w:rPr>
            </w:pPr>
            <w:ins w:id="118" w:author="Guo Zi Qiang Robin" w:date="2026-10-08T12:00:00Z">
              <w:r w:rsidRPr="009837C3">
                <w:rPr>
                  <w:sz w:val="18"/>
                  <w:szCs w:val="18"/>
                </w:rPr>
                <w:t>X</w:t>
              </w:r>
            </w:ins>
          </w:p>
        </w:tc>
        <w:tc>
          <w:tcPr>
            <w:tcW w:w="800" w:type="dxa"/>
            <w:shd w:val="clear" w:color="auto" w:fill="BFBFBF"/>
            <w:vAlign w:val="center"/>
          </w:tcPr>
          <w:p w14:paraId="77B2D75F" w14:textId="77777777" w:rsidR="00047E94" w:rsidRPr="009837C3" w:rsidRDefault="006D67DC">
            <w:pPr>
              <w:pStyle w:val="BodyText"/>
              <w:spacing w:before="20" w:after="20" w:line="240" w:lineRule="auto"/>
              <w:ind w:left="0"/>
              <w:jc w:val="center"/>
              <w:rPr>
                <w:ins w:id="119" w:author="Guo Zi Qiang Robin" w:date="2026-10-08T12:00:00Z"/>
              </w:rPr>
            </w:pPr>
            <w:ins w:id="120" w:author="Guo Zi Qiang Robin" w:date="2026-10-08T12:00:00Z">
              <w:r w:rsidRPr="009837C3">
                <w:rPr>
                  <w:sz w:val="18"/>
                  <w:szCs w:val="18"/>
                </w:rPr>
                <w:t>X</w:t>
              </w:r>
            </w:ins>
          </w:p>
        </w:tc>
        <w:tc>
          <w:tcPr>
            <w:tcW w:w="800" w:type="dxa"/>
            <w:vAlign w:val="center"/>
          </w:tcPr>
          <w:p w14:paraId="22FD3CD1" w14:textId="77777777" w:rsidR="00047E94" w:rsidRPr="009837C3" w:rsidRDefault="00047E94">
            <w:pPr>
              <w:pStyle w:val="BodyText"/>
              <w:spacing w:before="20" w:after="20" w:line="240" w:lineRule="auto"/>
              <w:ind w:left="0"/>
              <w:jc w:val="center"/>
              <w:rPr>
                <w:ins w:id="121" w:author="Guo Zi Qiang Robin" w:date="2026-10-08T12:00:00Z"/>
              </w:rPr>
            </w:pPr>
          </w:p>
        </w:tc>
        <w:tc>
          <w:tcPr>
            <w:tcW w:w="800" w:type="dxa"/>
            <w:vAlign w:val="center"/>
          </w:tcPr>
          <w:p w14:paraId="6812E794" w14:textId="77777777" w:rsidR="00047E94" w:rsidRPr="009837C3" w:rsidRDefault="00047E94">
            <w:pPr>
              <w:pStyle w:val="BodyText"/>
              <w:spacing w:before="20" w:after="20" w:line="240" w:lineRule="auto"/>
              <w:ind w:left="0"/>
              <w:jc w:val="center"/>
              <w:rPr>
                <w:ins w:id="122" w:author="Guo Zi Qiang Robin" w:date="2026-10-08T12:00:00Z"/>
              </w:rPr>
            </w:pPr>
          </w:p>
        </w:tc>
        <w:tc>
          <w:tcPr>
            <w:tcW w:w="800" w:type="dxa"/>
            <w:vAlign w:val="center"/>
          </w:tcPr>
          <w:p w14:paraId="384B07CF" w14:textId="77777777" w:rsidR="00047E94" w:rsidRPr="009837C3" w:rsidRDefault="00047E94">
            <w:pPr>
              <w:pStyle w:val="BodyText"/>
              <w:spacing w:before="20" w:after="20" w:line="240" w:lineRule="auto"/>
              <w:ind w:left="0"/>
              <w:jc w:val="center"/>
              <w:rPr>
                <w:ins w:id="123" w:author="Guo Zi Qiang Robin" w:date="2026-10-08T12:00:00Z"/>
              </w:rPr>
            </w:pPr>
          </w:p>
        </w:tc>
        <w:tc>
          <w:tcPr>
            <w:tcW w:w="800" w:type="dxa"/>
            <w:vAlign w:val="center"/>
          </w:tcPr>
          <w:p w14:paraId="31777162" w14:textId="77777777" w:rsidR="00047E94" w:rsidRPr="009837C3" w:rsidRDefault="00047E94">
            <w:pPr>
              <w:pStyle w:val="BodyText"/>
              <w:spacing w:before="20" w:after="20" w:line="240" w:lineRule="auto"/>
              <w:ind w:left="0"/>
              <w:jc w:val="center"/>
              <w:rPr>
                <w:ins w:id="124" w:author="Guo Zi Qiang Robin" w:date="2026-10-08T12:00:00Z"/>
              </w:rPr>
            </w:pPr>
          </w:p>
        </w:tc>
        <w:tc>
          <w:tcPr>
            <w:tcW w:w="800" w:type="dxa"/>
            <w:vAlign w:val="center"/>
          </w:tcPr>
          <w:p w14:paraId="4E4586A1" w14:textId="77777777" w:rsidR="00047E94" w:rsidRPr="009837C3" w:rsidRDefault="00047E94">
            <w:pPr>
              <w:pStyle w:val="BodyText"/>
              <w:spacing w:before="20" w:after="20" w:line="240" w:lineRule="auto"/>
              <w:ind w:left="0"/>
              <w:jc w:val="center"/>
              <w:rPr>
                <w:ins w:id="125" w:author="Guo Zi Qiang Robin" w:date="2026-10-08T12:00:00Z"/>
              </w:rPr>
            </w:pPr>
          </w:p>
        </w:tc>
      </w:tr>
      <w:tr w:rsidR="00047E94" w14:paraId="4FC0E5E3" w14:textId="77777777">
        <w:trPr>
          <w:ins w:id="126" w:author="Guo Zi Qiang Robin" w:date="2026-10-08T12:00:00Z"/>
        </w:trPr>
        <w:tc>
          <w:tcPr>
            <w:tcW w:w="3426" w:type="dxa"/>
            <w:vAlign w:val="center"/>
          </w:tcPr>
          <w:p w14:paraId="39CED1AB" w14:textId="77777777" w:rsidR="00047E94" w:rsidRPr="009837C3" w:rsidRDefault="006D67DC">
            <w:pPr>
              <w:pStyle w:val="BodyText"/>
              <w:spacing w:before="20" w:after="20" w:line="240" w:lineRule="auto"/>
              <w:ind w:left="0"/>
              <w:jc w:val="left"/>
              <w:rPr>
                <w:ins w:id="127" w:author="Guo Zi Qiang Robin" w:date="2026-10-08T12:00:00Z"/>
              </w:rPr>
            </w:pPr>
            <w:ins w:id="128" w:author="Guo Zi Qiang Robin" w:date="2026-10-08T12:00:00Z">
              <w:r w:rsidRPr="009837C3">
                <w:rPr>
                  <w:sz w:val="18"/>
                  <w:szCs w:val="18"/>
                </w:rPr>
                <w:t>Run Tier 1 evaluation (results 1 Dec)</w:t>
              </w:r>
            </w:ins>
          </w:p>
        </w:tc>
        <w:tc>
          <w:tcPr>
            <w:tcW w:w="800" w:type="dxa"/>
            <w:vAlign w:val="center"/>
          </w:tcPr>
          <w:p w14:paraId="4E4E5906" w14:textId="77777777" w:rsidR="00047E94" w:rsidRPr="009837C3" w:rsidRDefault="00047E94">
            <w:pPr>
              <w:pStyle w:val="BodyText"/>
              <w:spacing w:before="20" w:after="20" w:line="240" w:lineRule="auto"/>
              <w:ind w:left="0"/>
              <w:jc w:val="center"/>
              <w:rPr>
                <w:ins w:id="129" w:author="Guo Zi Qiang Robin" w:date="2026-10-08T12:00:00Z"/>
              </w:rPr>
            </w:pPr>
          </w:p>
        </w:tc>
        <w:tc>
          <w:tcPr>
            <w:tcW w:w="800" w:type="dxa"/>
            <w:shd w:val="clear" w:color="auto" w:fill="BFBFBF"/>
            <w:vAlign w:val="center"/>
          </w:tcPr>
          <w:p w14:paraId="2EBA1518" w14:textId="77777777" w:rsidR="00047E94" w:rsidRPr="009837C3" w:rsidRDefault="006D67DC">
            <w:pPr>
              <w:pStyle w:val="BodyText"/>
              <w:spacing w:before="20" w:after="20" w:line="240" w:lineRule="auto"/>
              <w:ind w:left="0"/>
              <w:jc w:val="center"/>
              <w:rPr>
                <w:ins w:id="130" w:author="Guo Zi Qiang Robin" w:date="2026-10-08T12:00:00Z"/>
              </w:rPr>
            </w:pPr>
            <w:ins w:id="131" w:author="Guo Zi Qiang Robin" w:date="2026-10-08T12:00:00Z">
              <w:r w:rsidRPr="009837C3">
                <w:rPr>
                  <w:sz w:val="18"/>
                  <w:szCs w:val="18"/>
                </w:rPr>
                <w:t>X</w:t>
              </w:r>
            </w:ins>
          </w:p>
        </w:tc>
        <w:tc>
          <w:tcPr>
            <w:tcW w:w="800" w:type="dxa"/>
            <w:vAlign w:val="center"/>
          </w:tcPr>
          <w:p w14:paraId="33C8125C" w14:textId="77777777" w:rsidR="00047E94" w:rsidRPr="009837C3" w:rsidRDefault="006D67DC">
            <w:pPr>
              <w:pStyle w:val="BodyText"/>
              <w:spacing w:before="20" w:after="20" w:line="240" w:lineRule="auto"/>
              <w:ind w:left="0"/>
              <w:jc w:val="center"/>
              <w:rPr>
                <w:ins w:id="132" w:author="Guo Zi Qiang Robin" w:date="2026-10-08T12:00:00Z"/>
              </w:rPr>
            </w:pPr>
            <w:ins w:id="133" w:author="Guo Zi Qiang Robin" w:date="2026-10-08T12:00:00Z">
              <w:r w:rsidRPr="009837C3">
                <w:rPr>
                  <w:b/>
                  <w:sz w:val="18"/>
                  <w:szCs w:val="18"/>
                </w:rPr>
                <w:t>M</w:t>
              </w:r>
            </w:ins>
          </w:p>
        </w:tc>
        <w:tc>
          <w:tcPr>
            <w:tcW w:w="800" w:type="dxa"/>
            <w:vAlign w:val="center"/>
          </w:tcPr>
          <w:p w14:paraId="1D7528B1" w14:textId="77777777" w:rsidR="00047E94" w:rsidRPr="009837C3" w:rsidRDefault="00047E94">
            <w:pPr>
              <w:pStyle w:val="BodyText"/>
              <w:spacing w:before="20" w:after="20" w:line="240" w:lineRule="auto"/>
              <w:ind w:left="0"/>
              <w:jc w:val="center"/>
              <w:rPr>
                <w:ins w:id="134" w:author="Guo Zi Qiang Robin" w:date="2026-10-08T12:00:00Z"/>
              </w:rPr>
            </w:pPr>
          </w:p>
        </w:tc>
        <w:tc>
          <w:tcPr>
            <w:tcW w:w="800" w:type="dxa"/>
            <w:vAlign w:val="center"/>
          </w:tcPr>
          <w:p w14:paraId="32A6DCE7" w14:textId="77777777" w:rsidR="00047E94" w:rsidRPr="009837C3" w:rsidRDefault="00047E94">
            <w:pPr>
              <w:pStyle w:val="BodyText"/>
              <w:spacing w:before="20" w:after="20" w:line="240" w:lineRule="auto"/>
              <w:ind w:left="0"/>
              <w:jc w:val="center"/>
              <w:rPr>
                <w:ins w:id="135" w:author="Guo Zi Qiang Robin" w:date="2026-10-08T12:00:00Z"/>
              </w:rPr>
            </w:pPr>
          </w:p>
        </w:tc>
        <w:tc>
          <w:tcPr>
            <w:tcW w:w="800" w:type="dxa"/>
            <w:vAlign w:val="center"/>
          </w:tcPr>
          <w:p w14:paraId="46755226" w14:textId="77777777" w:rsidR="00047E94" w:rsidRPr="009837C3" w:rsidRDefault="00047E94">
            <w:pPr>
              <w:pStyle w:val="BodyText"/>
              <w:spacing w:before="20" w:after="20" w:line="240" w:lineRule="auto"/>
              <w:ind w:left="0"/>
              <w:jc w:val="center"/>
              <w:rPr>
                <w:ins w:id="136" w:author="Guo Zi Qiang Robin" w:date="2026-10-08T12:00:00Z"/>
              </w:rPr>
            </w:pPr>
          </w:p>
        </w:tc>
        <w:tc>
          <w:tcPr>
            <w:tcW w:w="800" w:type="dxa"/>
            <w:vAlign w:val="center"/>
          </w:tcPr>
          <w:p w14:paraId="1DDD598B" w14:textId="77777777" w:rsidR="00047E94" w:rsidRPr="009837C3" w:rsidRDefault="00047E94">
            <w:pPr>
              <w:pStyle w:val="BodyText"/>
              <w:spacing w:before="20" w:after="20" w:line="240" w:lineRule="auto"/>
              <w:ind w:left="0"/>
              <w:jc w:val="center"/>
              <w:rPr>
                <w:ins w:id="137" w:author="Guo Zi Qiang Robin" w:date="2026-10-08T12:00:00Z"/>
              </w:rPr>
            </w:pPr>
          </w:p>
        </w:tc>
      </w:tr>
      <w:tr w:rsidR="00047E94" w14:paraId="781D1ED4" w14:textId="77777777">
        <w:trPr>
          <w:ins w:id="138" w:author="Guo Zi Qiang Robin" w:date="2026-10-08T12:00:00Z"/>
        </w:trPr>
        <w:tc>
          <w:tcPr>
            <w:tcW w:w="3426" w:type="dxa"/>
            <w:vAlign w:val="center"/>
          </w:tcPr>
          <w:p w14:paraId="36401EBD" w14:textId="77777777" w:rsidR="00047E94" w:rsidRPr="009837C3" w:rsidRDefault="006D67DC">
            <w:pPr>
              <w:pStyle w:val="BodyText"/>
              <w:spacing w:before="20" w:after="20" w:line="240" w:lineRule="auto"/>
              <w:ind w:left="0"/>
              <w:jc w:val="left"/>
              <w:rPr>
                <w:ins w:id="139" w:author="Guo Zi Qiang Robin" w:date="2026-10-08T12:00:00Z"/>
              </w:rPr>
            </w:pPr>
            <w:ins w:id="140" w:author="Guo Zi Qiang Robin" w:date="2026-10-08T12:00:00Z">
              <w:r w:rsidRPr="009837C3">
                <w:rPr>
                  <w:sz w:val="18"/>
                  <w:szCs w:val="18"/>
                </w:rPr>
                <w:t>Test bench evaluation report; tidy code and dataset</w:t>
              </w:r>
            </w:ins>
          </w:p>
        </w:tc>
        <w:tc>
          <w:tcPr>
            <w:tcW w:w="800" w:type="dxa"/>
            <w:vAlign w:val="center"/>
          </w:tcPr>
          <w:p w14:paraId="54E81A5E" w14:textId="77777777" w:rsidR="00047E94" w:rsidRPr="009837C3" w:rsidRDefault="00047E94">
            <w:pPr>
              <w:pStyle w:val="BodyText"/>
              <w:spacing w:before="20" w:after="20" w:line="240" w:lineRule="auto"/>
              <w:ind w:left="0"/>
              <w:jc w:val="center"/>
              <w:rPr>
                <w:ins w:id="141" w:author="Guo Zi Qiang Robin" w:date="2026-10-08T12:00:00Z"/>
              </w:rPr>
            </w:pPr>
          </w:p>
        </w:tc>
        <w:tc>
          <w:tcPr>
            <w:tcW w:w="800" w:type="dxa"/>
            <w:vAlign w:val="center"/>
          </w:tcPr>
          <w:p w14:paraId="67485C97" w14:textId="77777777" w:rsidR="00047E94" w:rsidRPr="009837C3" w:rsidRDefault="00047E94">
            <w:pPr>
              <w:pStyle w:val="BodyText"/>
              <w:spacing w:before="20" w:after="20" w:line="240" w:lineRule="auto"/>
              <w:ind w:left="0"/>
              <w:jc w:val="center"/>
              <w:rPr>
                <w:ins w:id="142" w:author="Guo Zi Qiang Robin" w:date="2026-10-08T12:00:00Z"/>
              </w:rPr>
            </w:pPr>
          </w:p>
        </w:tc>
        <w:tc>
          <w:tcPr>
            <w:tcW w:w="800" w:type="dxa"/>
            <w:shd w:val="clear" w:color="auto" w:fill="BFBFBF"/>
            <w:vAlign w:val="center"/>
          </w:tcPr>
          <w:p w14:paraId="5E1501E4" w14:textId="77777777" w:rsidR="00047E94" w:rsidRPr="009837C3" w:rsidRDefault="006D67DC">
            <w:pPr>
              <w:pStyle w:val="BodyText"/>
              <w:spacing w:before="20" w:after="20" w:line="240" w:lineRule="auto"/>
              <w:ind w:left="0"/>
              <w:jc w:val="center"/>
              <w:rPr>
                <w:ins w:id="143" w:author="Guo Zi Qiang Robin" w:date="2026-10-08T12:00:00Z"/>
              </w:rPr>
            </w:pPr>
            <w:ins w:id="144" w:author="Guo Zi Qiang Robin" w:date="2026-10-08T12:00:00Z">
              <w:r w:rsidRPr="009837C3">
                <w:rPr>
                  <w:sz w:val="18"/>
                  <w:szCs w:val="18"/>
                </w:rPr>
                <w:t>X</w:t>
              </w:r>
            </w:ins>
          </w:p>
        </w:tc>
        <w:tc>
          <w:tcPr>
            <w:tcW w:w="800" w:type="dxa"/>
            <w:vAlign w:val="center"/>
          </w:tcPr>
          <w:p w14:paraId="66F67D63" w14:textId="77777777" w:rsidR="00047E94" w:rsidRPr="009837C3" w:rsidRDefault="00047E94">
            <w:pPr>
              <w:pStyle w:val="BodyText"/>
              <w:spacing w:before="20" w:after="20" w:line="240" w:lineRule="auto"/>
              <w:ind w:left="0"/>
              <w:jc w:val="center"/>
              <w:rPr>
                <w:ins w:id="145" w:author="Guo Zi Qiang Robin" w:date="2026-10-08T12:00:00Z"/>
              </w:rPr>
            </w:pPr>
          </w:p>
        </w:tc>
        <w:tc>
          <w:tcPr>
            <w:tcW w:w="800" w:type="dxa"/>
            <w:vAlign w:val="center"/>
          </w:tcPr>
          <w:p w14:paraId="19353EF2" w14:textId="77777777" w:rsidR="00047E94" w:rsidRPr="009837C3" w:rsidRDefault="00047E94">
            <w:pPr>
              <w:pStyle w:val="BodyText"/>
              <w:spacing w:before="20" w:after="20" w:line="240" w:lineRule="auto"/>
              <w:ind w:left="0"/>
              <w:jc w:val="center"/>
              <w:rPr>
                <w:ins w:id="146" w:author="Guo Zi Qiang Robin" w:date="2026-10-08T12:00:00Z"/>
              </w:rPr>
            </w:pPr>
          </w:p>
        </w:tc>
        <w:tc>
          <w:tcPr>
            <w:tcW w:w="800" w:type="dxa"/>
            <w:vAlign w:val="center"/>
          </w:tcPr>
          <w:p w14:paraId="2ABC86AF" w14:textId="77777777" w:rsidR="00047E94" w:rsidRPr="009837C3" w:rsidRDefault="00047E94">
            <w:pPr>
              <w:pStyle w:val="BodyText"/>
              <w:spacing w:before="20" w:after="20" w:line="240" w:lineRule="auto"/>
              <w:ind w:left="0"/>
              <w:jc w:val="center"/>
              <w:rPr>
                <w:ins w:id="147" w:author="Guo Zi Qiang Robin" w:date="2026-10-08T12:00:00Z"/>
              </w:rPr>
            </w:pPr>
          </w:p>
        </w:tc>
        <w:tc>
          <w:tcPr>
            <w:tcW w:w="800" w:type="dxa"/>
            <w:vAlign w:val="center"/>
          </w:tcPr>
          <w:p w14:paraId="1D87A6F7" w14:textId="77777777" w:rsidR="00047E94" w:rsidRPr="009837C3" w:rsidRDefault="00047E94">
            <w:pPr>
              <w:pStyle w:val="BodyText"/>
              <w:spacing w:before="20" w:after="20" w:line="240" w:lineRule="auto"/>
              <w:ind w:left="0"/>
              <w:jc w:val="center"/>
              <w:rPr>
                <w:ins w:id="148" w:author="Guo Zi Qiang Robin" w:date="2026-10-08T12:00:00Z"/>
              </w:rPr>
            </w:pPr>
          </w:p>
        </w:tc>
      </w:tr>
      <w:tr w:rsidR="00047E94" w14:paraId="4F123B18" w14:textId="77777777">
        <w:trPr>
          <w:ins w:id="149" w:author="Guo Zi Qiang Robin" w:date="2026-10-08T12:00:00Z"/>
        </w:trPr>
        <w:tc>
          <w:tcPr>
            <w:tcW w:w="9026" w:type="dxa"/>
            <w:gridSpan w:val="8"/>
            <w:shd w:val="clear" w:color="auto" w:fill="F2F2F2"/>
            <w:vAlign w:val="center"/>
          </w:tcPr>
          <w:p w14:paraId="1034A7B3" w14:textId="77777777" w:rsidR="00047E94" w:rsidRPr="009837C3" w:rsidRDefault="006D67DC">
            <w:pPr>
              <w:pStyle w:val="BodyText"/>
              <w:spacing w:before="20" w:after="20" w:line="240" w:lineRule="auto"/>
              <w:ind w:left="0"/>
              <w:jc w:val="left"/>
              <w:rPr>
                <w:ins w:id="150" w:author="Guo Zi Qiang Robin" w:date="2026-10-08T12:00:00Z"/>
              </w:rPr>
            </w:pPr>
            <w:ins w:id="151" w:author="Guo Zi Qiang Robin" w:date="2026-10-08T12:00:00Z">
              <w:r w:rsidRPr="009837C3">
                <w:rPr>
                  <w:b/>
                  <w:sz w:val="18"/>
                  <w:szCs w:val="18"/>
                </w:rPr>
                <w:t>Workstream 2: Beacon</w:t>
              </w:r>
            </w:ins>
          </w:p>
        </w:tc>
      </w:tr>
      <w:tr w:rsidR="00047E94" w14:paraId="7F965583" w14:textId="77777777">
        <w:trPr>
          <w:ins w:id="152" w:author="Guo Zi Qiang Robin" w:date="2026-10-08T12:00:00Z"/>
        </w:trPr>
        <w:tc>
          <w:tcPr>
            <w:tcW w:w="3426" w:type="dxa"/>
            <w:vAlign w:val="center"/>
          </w:tcPr>
          <w:p w14:paraId="0971E2FC" w14:textId="77777777" w:rsidR="00047E94" w:rsidRPr="009837C3" w:rsidRDefault="006D67DC">
            <w:pPr>
              <w:pStyle w:val="BodyText"/>
              <w:spacing w:before="20" w:after="20" w:line="240" w:lineRule="auto"/>
              <w:ind w:left="0"/>
              <w:jc w:val="left"/>
              <w:rPr>
                <w:ins w:id="153" w:author="Guo Zi Qiang Robin" w:date="2026-10-08T12:00:00Z"/>
              </w:rPr>
            </w:pPr>
            <w:ins w:id="154" w:author="Guo Zi Qiang Robin" w:date="2026-10-08T12:00:00Z">
              <w:r w:rsidRPr="009837C3">
                <w:rPr>
                  <w:sz w:val="18"/>
                  <w:szCs w:val="18"/>
                </w:rPr>
                <w:t>Design (low intensity)</w:t>
              </w:r>
            </w:ins>
          </w:p>
        </w:tc>
        <w:tc>
          <w:tcPr>
            <w:tcW w:w="800" w:type="dxa"/>
            <w:shd w:val="clear" w:color="auto" w:fill="BFBFBF"/>
            <w:vAlign w:val="center"/>
          </w:tcPr>
          <w:p w14:paraId="711D9A29" w14:textId="77777777" w:rsidR="00047E94" w:rsidRPr="009837C3" w:rsidRDefault="006D67DC">
            <w:pPr>
              <w:pStyle w:val="BodyText"/>
              <w:spacing w:before="20" w:after="20" w:line="240" w:lineRule="auto"/>
              <w:ind w:left="0"/>
              <w:jc w:val="center"/>
              <w:rPr>
                <w:ins w:id="155" w:author="Guo Zi Qiang Robin" w:date="2026-10-08T12:00:00Z"/>
              </w:rPr>
            </w:pPr>
            <w:ins w:id="156" w:author="Guo Zi Qiang Robin" w:date="2026-10-08T12:00:00Z">
              <w:r w:rsidRPr="009837C3">
                <w:rPr>
                  <w:sz w:val="18"/>
                  <w:szCs w:val="18"/>
                </w:rPr>
                <w:t>X</w:t>
              </w:r>
            </w:ins>
          </w:p>
        </w:tc>
        <w:tc>
          <w:tcPr>
            <w:tcW w:w="800" w:type="dxa"/>
            <w:shd w:val="clear" w:color="auto" w:fill="BFBFBF"/>
            <w:vAlign w:val="center"/>
          </w:tcPr>
          <w:p w14:paraId="17B01514" w14:textId="77777777" w:rsidR="00047E94" w:rsidRPr="009837C3" w:rsidRDefault="006D67DC">
            <w:pPr>
              <w:pStyle w:val="BodyText"/>
              <w:spacing w:before="20" w:after="20" w:line="240" w:lineRule="auto"/>
              <w:ind w:left="0"/>
              <w:jc w:val="center"/>
              <w:rPr>
                <w:ins w:id="157" w:author="Guo Zi Qiang Robin" w:date="2026-10-08T12:00:00Z"/>
              </w:rPr>
            </w:pPr>
            <w:ins w:id="158" w:author="Guo Zi Qiang Robin" w:date="2026-10-08T12:00:00Z">
              <w:r w:rsidRPr="009837C3">
                <w:rPr>
                  <w:sz w:val="18"/>
                  <w:szCs w:val="18"/>
                </w:rPr>
                <w:t>X</w:t>
              </w:r>
            </w:ins>
          </w:p>
        </w:tc>
        <w:tc>
          <w:tcPr>
            <w:tcW w:w="800" w:type="dxa"/>
            <w:vAlign w:val="center"/>
          </w:tcPr>
          <w:p w14:paraId="59254F3F" w14:textId="77777777" w:rsidR="00047E94" w:rsidRPr="009837C3" w:rsidRDefault="00047E94">
            <w:pPr>
              <w:pStyle w:val="BodyText"/>
              <w:spacing w:before="20" w:after="20" w:line="240" w:lineRule="auto"/>
              <w:ind w:left="0"/>
              <w:jc w:val="center"/>
              <w:rPr>
                <w:ins w:id="159" w:author="Guo Zi Qiang Robin" w:date="2026-10-08T12:00:00Z"/>
              </w:rPr>
            </w:pPr>
          </w:p>
        </w:tc>
        <w:tc>
          <w:tcPr>
            <w:tcW w:w="800" w:type="dxa"/>
            <w:vAlign w:val="center"/>
          </w:tcPr>
          <w:p w14:paraId="075DF975" w14:textId="77777777" w:rsidR="00047E94" w:rsidRPr="009837C3" w:rsidRDefault="00047E94">
            <w:pPr>
              <w:pStyle w:val="BodyText"/>
              <w:spacing w:before="20" w:after="20" w:line="240" w:lineRule="auto"/>
              <w:ind w:left="0"/>
              <w:jc w:val="center"/>
              <w:rPr>
                <w:ins w:id="160" w:author="Guo Zi Qiang Robin" w:date="2026-10-08T12:00:00Z"/>
              </w:rPr>
            </w:pPr>
          </w:p>
        </w:tc>
        <w:tc>
          <w:tcPr>
            <w:tcW w:w="800" w:type="dxa"/>
            <w:vAlign w:val="center"/>
          </w:tcPr>
          <w:p w14:paraId="3B37C19D" w14:textId="77777777" w:rsidR="00047E94" w:rsidRPr="009837C3" w:rsidRDefault="00047E94">
            <w:pPr>
              <w:pStyle w:val="BodyText"/>
              <w:spacing w:before="20" w:after="20" w:line="240" w:lineRule="auto"/>
              <w:ind w:left="0"/>
              <w:jc w:val="center"/>
              <w:rPr>
                <w:ins w:id="161" w:author="Guo Zi Qiang Robin" w:date="2026-10-08T12:00:00Z"/>
              </w:rPr>
            </w:pPr>
          </w:p>
        </w:tc>
        <w:tc>
          <w:tcPr>
            <w:tcW w:w="800" w:type="dxa"/>
            <w:vAlign w:val="center"/>
          </w:tcPr>
          <w:p w14:paraId="650B8225" w14:textId="77777777" w:rsidR="00047E94" w:rsidRPr="009837C3" w:rsidRDefault="00047E94">
            <w:pPr>
              <w:pStyle w:val="BodyText"/>
              <w:spacing w:before="20" w:after="20" w:line="240" w:lineRule="auto"/>
              <w:ind w:left="0"/>
              <w:jc w:val="center"/>
              <w:rPr>
                <w:ins w:id="162" w:author="Guo Zi Qiang Robin" w:date="2026-10-08T12:00:00Z"/>
              </w:rPr>
            </w:pPr>
          </w:p>
        </w:tc>
        <w:tc>
          <w:tcPr>
            <w:tcW w:w="800" w:type="dxa"/>
            <w:vAlign w:val="center"/>
          </w:tcPr>
          <w:p w14:paraId="058CA4AE" w14:textId="77777777" w:rsidR="00047E94" w:rsidRPr="009837C3" w:rsidRDefault="00047E94">
            <w:pPr>
              <w:pStyle w:val="BodyText"/>
              <w:spacing w:before="20" w:after="20" w:line="240" w:lineRule="auto"/>
              <w:ind w:left="0"/>
              <w:jc w:val="center"/>
              <w:rPr>
                <w:ins w:id="163" w:author="Guo Zi Qiang Robin" w:date="2026-10-08T12:00:00Z"/>
              </w:rPr>
            </w:pPr>
          </w:p>
        </w:tc>
      </w:tr>
      <w:tr w:rsidR="00047E94" w14:paraId="7AC2C3BC" w14:textId="77777777">
        <w:trPr>
          <w:ins w:id="164" w:author="Guo Zi Qiang Robin" w:date="2026-10-08T12:00:00Z"/>
        </w:trPr>
        <w:tc>
          <w:tcPr>
            <w:tcW w:w="3426" w:type="dxa"/>
            <w:vAlign w:val="center"/>
          </w:tcPr>
          <w:p w14:paraId="455B8C88" w14:textId="77777777" w:rsidR="00047E94" w:rsidRPr="009837C3" w:rsidRDefault="006D67DC">
            <w:pPr>
              <w:pStyle w:val="BodyText"/>
              <w:spacing w:before="20" w:after="20" w:line="240" w:lineRule="auto"/>
              <w:ind w:left="0"/>
              <w:jc w:val="left"/>
              <w:rPr>
                <w:ins w:id="165" w:author="Guo Zi Qiang Robin" w:date="2026-10-08T12:00:00Z"/>
              </w:rPr>
            </w:pPr>
            <w:ins w:id="166" w:author="Guo Zi Qiang Robin" w:date="2026-10-08T12:00:00Z">
              <w:r w:rsidRPr="009837C3">
                <w:rPr>
                  <w:sz w:val="18"/>
                  <w:szCs w:val="18"/>
                </w:rPr>
                <w:t>Build: collect, filter, merge, rate, publish, map</w:t>
              </w:r>
            </w:ins>
          </w:p>
        </w:tc>
        <w:tc>
          <w:tcPr>
            <w:tcW w:w="800" w:type="dxa"/>
            <w:vAlign w:val="center"/>
          </w:tcPr>
          <w:p w14:paraId="642B26AE" w14:textId="77777777" w:rsidR="00047E94" w:rsidRPr="009837C3" w:rsidRDefault="00047E94">
            <w:pPr>
              <w:pStyle w:val="BodyText"/>
              <w:spacing w:before="20" w:after="20" w:line="240" w:lineRule="auto"/>
              <w:ind w:left="0"/>
              <w:jc w:val="center"/>
              <w:rPr>
                <w:ins w:id="167" w:author="Guo Zi Qiang Robin" w:date="2026-10-08T12:00:00Z"/>
              </w:rPr>
            </w:pPr>
          </w:p>
        </w:tc>
        <w:tc>
          <w:tcPr>
            <w:tcW w:w="800" w:type="dxa"/>
            <w:vAlign w:val="center"/>
          </w:tcPr>
          <w:p w14:paraId="6677C2EA" w14:textId="77777777" w:rsidR="00047E94" w:rsidRPr="009837C3" w:rsidRDefault="00047E94">
            <w:pPr>
              <w:pStyle w:val="BodyText"/>
              <w:spacing w:before="20" w:after="20" w:line="240" w:lineRule="auto"/>
              <w:ind w:left="0"/>
              <w:jc w:val="center"/>
              <w:rPr>
                <w:ins w:id="168" w:author="Guo Zi Qiang Robin" w:date="2026-10-08T12:00:00Z"/>
              </w:rPr>
            </w:pPr>
          </w:p>
        </w:tc>
        <w:tc>
          <w:tcPr>
            <w:tcW w:w="800" w:type="dxa"/>
            <w:shd w:val="clear" w:color="auto" w:fill="BFBFBF"/>
            <w:vAlign w:val="center"/>
          </w:tcPr>
          <w:p w14:paraId="1B7D85D1" w14:textId="77777777" w:rsidR="00047E94" w:rsidRPr="009837C3" w:rsidRDefault="006D67DC">
            <w:pPr>
              <w:pStyle w:val="BodyText"/>
              <w:spacing w:before="20" w:after="20" w:line="240" w:lineRule="auto"/>
              <w:ind w:left="0"/>
              <w:jc w:val="center"/>
              <w:rPr>
                <w:ins w:id="169" w:author="Guo Zi Qiang Robin" w:date="2026-10-08T12:00:00Z"/>
              </w:rPr>
            </w:pPr>
            <w:ins w:id="170" w:author="Guo Zi Qiang Robin" w:date="2026-10-08T12:00:00Z">
              <w:r w:rsidRPr="009837C3">
                <w:rPr>
                  <w:sz w:val="18"/>
                  <w:szCs w:val="18"/>
                </w:rPr>
                <w:t>X</w:t>
              </w:r>
            </w:ins>
          </w:p>
        </w:tc>
        <w:tc>
          <w:tcPr>
            <w:tcW w:w="800" w:type="dxa"/>
            <w:shd w:val="clear" w:color="auto" w:fill="BFBFBF"/>
            <w:vAlign w:val="center"/>
          </w:tcPr>
          <w:p w14:paraId="3983719A" w14:textId="77777777" w:rsidR="00047E94" w:rsidRPr="009837C3" w:rsidRDefault="006D67DC">
            <w:pPr>
              <w:pStyle w:val="BodyText"/>
              <w:spacing w:before="20" w:after="20" w:line="240" w:lineRule="auto"/>
              <w:ind w:left="0"/>
              <w:jc w:val="center"/>
              <w:rPr>
                <w:ins w:id="171" w:author="Guo Zi Qiang Robin" w:date="2026-10-08T12:00:00Z"/>
              </w:rPr>
            </w:pPr>
            <w:ins w:id="172" w:author="Guo Zi Qiang Robin" w:date="2026-10-08T12:00:00Z">
              <w:r w:rsidRPr="009837C3">
                <w:rPr>
                  <w:sz w:val="18"/>
                  <w:szCs w:val="18"/>
                </w:rPr>
                <w:t>X</w:t>
              </w:r>
            </w:ins>
          </w:p>
        </w:tc>
        <w:tc>
          <w:tcPr>
            <w:tcW w:w="800" w:type="dxa"/>
            <w:vAlign w:val="center"/>
          </w:tcPr>
          <w:p w14:paraId="02A9F026" w14:textId="77777777" w:rsidR="00047E94" w:rsidRPr="009837C3" w:rsidRDefault="00047E94">
            <w:pPr>
              <w:pStyle w:val="BodyText"/>
              <w:spacing w:before="20" w:after="20" w:line="240" w:lineRule="auto"/>
              <w:ind w:left="0"/>
              <w:jc w:val="center"/>
              <w:rPr>
                <w:ins w:id="173" w:author="Guo Zi Qiang Robin" w:date="2026-10-08T12:00:00Z"/>
              </w:rPr>
            </w:pPr>
          </w:p>
        </w:tc>
        <w:tc>
          <w:tcPr>
            <w:tcW w:w="800" w:type="dxa"/>
            <w:vAlign w:val="center"/>
          </w:tcPr>
          <w:p w14:paraId="4C6E950E" w14:textId="77777777" w:rsidR="00047E94" w:rsidRPr="009837C3" w:rsidRDefault="00047E94">
            <w:pPr>
              <w:pStyle w:val="BodyText"/>
              <w:spacing w:before="20" w:after="20" w:line="240" w:lineRule="auto"/>
              <w:ind w:left="0"/>
              <w:jc w:val="center"/>
              <w:rPr>
                <w:ins w:id="174" w:author="Guo Zi Qiang Robin" w:date="2026-10-08T12:00:00Z"/>
              </w:rPr>
            </w:pPr>
          </w:p>
        </w:tc>
        <w:tc>
          <w:tcPr>
            <w:tcW w:w="800" w:type="dxa"/>
            <w:vAlign w:val="center"/>
          </w:tcPr>
          <w:p w14:paraId="49591D38" w14:textId="77777777" w:rsidR="00047E94" w:rsidRPr="009837C3" w:rsidRDefault="00047E94">
            <w:pPr>
              <w:pStyle w:val="BodyText"/>
              <w:spacing w:before="20" w:after="20" w:line="240" w:lineRule="auto"/>
              <w:ind w:left="0"/>
              <w:jc w:val="center"/>
              <w:rPr>
                <w:ins w:id="175" w:author="Guo Zi Qiang Robin" w:date="2026-10-08T12:00:00Z"/>
              </w:rPr>
            </w:pPr>
          </w:p>
        </w:tc>
      </w:tr>
      <w:tr w:rsidR="00047E94" w14:paraId="3D43C0C2" w14:textId="77777777">
        <w:trPr>
          <w:ins w:id="176" w:author="Guo Zi Qiang Robin" w:date="2026-10-08T12:00:00Z"/>
        </w:trPr>
        <w:tc>
          <w:tcPr>
            <w:tcW w:w="3426" w:type="dxa"/>
            <w:vAlign w:val="center"/>
          </w:tcPr>
          <w:p w14:paraId="1CDBEDB3" w14:textId="77777777" w:rsidR="00047E94" w:rsidRPr="009837C3" w:rsidRDefault="006D67DC">
            <w:pPr>
              <w:pStyle w:val="BodyText"/>
              <w:spacing w:before="20" w:after="20" w:line="240" w:lineRule="auto"/>
              <w:ind w:left="0"/>
              <w:jc w:val="left"/>
              <w:rPr>
                <w:ins w:id="177" w:author="Guo Zi Qiang Robin" w:date="2026-10-08T12:00:00Z"/>
              </w:rPr>
            </w:pPr>
            <w:ins w:id="178" w:author="Guo Zi Qiang Robin" w:date="2026-10-08T12:00:00Z">
              <w:r w:rsidRPr="009837C3">
                <w:rPr>
                  <w:sz w:val="18"/>
                  <w:szCs w:val="18"/>
                </w:rPr>
                <w:t>Deploy (1 Feb)</w:t>
              </w:r>
            </w:ins>
          </w:p>
        </w:tc>
        <w:tc>
          <w:tcPr>
            <w:tcW w:w="800" w:type="dxa"/>
            <w:vAlign w:val="center"/>
          </w:tcPr>
          <w:p w14:paraId="3C3A9CCE" w14:textId="77777777" w:rsidR="00047E94" w:rsidRPr="009837C3" w:rsidRDefault="00047E94">
            <w:pPr>
              <w:pStyle w:val="BodyText"/>
              <w:spacing w:before="20" w:after="20" w:line="240" w:lineRule="auto"/>
              <w:ind w:left="0"/>
              <w:jc w:val="center"/>
              <w:rPr>
                <w:ins w:id="179" w:author="Guo Zi Qiang Robin" w:date="2026-10-08T12:00:00Z"/>
              </w:rPr>
            </w:pPr>
          </w:p>
        </w:tc>
        <w:tc>
          <w:tcPr>
            <w:tcW w:w="800" w:type="dxa"/>
            <w:vAlign w:val="center"/>
          </w:tcPr>
          <w:p w14:paraId="2F9E6E31" w14:textId="77777777" w:rsidR="00047E94" w:rsidRPr="009837C3" w:rsidRDefault="00047E94">
            <w:pPr>
              <w:pStyle w:val="BodyText"/>
              <w:spacing w:before="20" w:after="20" w:line="240" w:lineRule="auto"/>
              <w:ind w:left="0"/>
              <w:jc w:val="center"/>
              <w:rPr>
                <w:ins w:id="180" w:author="Guo Zi Qiang Robin" w:date="2026-10-08T12:00:00Z"/>
              </w:rPr>
            </w:pPr>
          </w:p>
        </w:tc>
        <w:tc>
          <w:tcPr>
            <w:tcW w:w="800" w:type="dxa"/>
            <w:vAlign w:val="center"/>
          </w:tcPr>
          <w:p w14:paraId="6BF62218" w14:textId="77777777" w:rsidR="00047E94" w:rsidRPr="009837C3" w:rsidRDefault="00047E94">
            <w:pPr>
              <w:pStyle w:val="BodyText"/>
              <w:spacing w:before="20" w:after="20" w:line="240" w:lineRule="auto"/>
              <w:ind w:left="0"/>
              <w:jc w:val="center"/>
              <w:rPr>
                <w:ins w:id="181" w:author="Guo Zi Qiang Robin" w:date="2026-10-08T12:00:00Z"/>
              </w:rPr>
            </w:pPr>
          </w:p>
        </w:tc>
        <w:tc>
          <w:tcPr>
            <w:tcW w:w="800" w:type="dxa"/>
            <w:vAlign w:val="center"/>
          </w:tcPr>
          <w:p w14:paraId="5C86D9D2" w14:textId="77777777" w:rsidR="00047E94" w:rsidRPr="009837C3" w:rsidRDefault="00047E94">
            <w:pPr>
              <w:pStyle w:val="BodyText"/>
              <w:spacing w:before="20" w:after="20" w:line="240" w:lineRule="auto"/>
              <w:ind w:left="0"/>
              <w:jc w:val="center"/>
              <w:rPr>
                <w:ins w:id="182" w:author="Guo Zi Qiang Robin" w:date="2026-10-08T12:00:00Z"/>
              </w:rPr>
            </w:pPr>
          </w:p>
        </w:tc>
        <w:tc>
          <w:tcPr>
            <w:tcW w:w="800" w:type="dxa"/>
            <w:vAlign w:val="center"/>
          </w:tcPr>
          <w:p w14:paraId="3C5F24BB" w14:textId="77777777" w:rsidR="00047E94" w:rsidRPr="009837C3" w:rsidRDefault="006D67DC">
            <w:pPr>
              <w:pStyle w:val="BodyText"/>
              <w:spacing w:before="20" w:after="20" w:line="240" w:lineRule="auto"/>
              <w:ind w:left="0"/>
              <w:jc w:val="center"/>
              <w:rPr>
                <w:ins w:id="183" w:author="Guo Zi Qiang Robin" w:date="2026-10-08T12:00:00Z"/>
              </w:rPr>
            </w:pPr>
            <w:ins w:id="184" w:author="Guo Zi Qiang Robin" w:date="2026-10-08T12:00:00Z">
              <w:r w:rsidRPr="009837C3">
                <w:rPr>
                  <w:b/>
                  <w:sz w:val="18"/>
                  <w:szCs w:val="18"/>
                </w:rPr>
                <w:t>M</w:t>
              </w:r>
            </w:ins>
          </w:p>
        </w:tc>
        <w:tc>
          <w:tcPr>
            <w:tcW w:w="800" w:type="dxa"/>
            <w:vAlign w:val="center"/>
          </w:tcPr>
          <w:p w14:paraId="2910F2CD" w14:textId="77777777" w:rsidR="00047E94" w:rsidRPr="009837C3" w:rsidRDefault="00047E94">
            <w:pPr>
              <w:pStyle w:val="BodyText"/>
              <w:spacing w:before="20" w:after="20" w:line="240" w:lineRule="auto"/>
              <w:ind w:left="0"/>
              <w:jc w:val="center"/>
              <w:rPr>
                <w:ins w:id="185" w:author="Guo Zi Qiang Robin" w:date="2026-10-08T12:00:00Z"/>
              </w:rPr>
            </w:pPr>
          </w:p>
        </w:tc>
        <w:tc>
          <w:tcPr>
            <w:tcW w:w="800" w:type="dxa"/>
            <w:vAlign w:val="center"/>
          </w:tcPr>
          <w:p w14:paraId="0A3F6649" w14:textId="77777777" w:rsidR="00047E94" w:rsidRPr="009837C3" w:rsidRDefault="00047E94">
            <w:pPr>
              <w:pStyle w:val="BodyText"/>
              <w:spacing w:before="20" w:after="20" w:line="240" w:lineRule="auto"/>
              <w:ind w:left="0"/>
              <w:jc w:val="center"/>
              <w:rPr>
                <w:ins w:id="186" w:author="Guo Zi Qiang Robin" w:date="2026-10-08T12:00:00Z"/>
              </w:rPr>
            </w:pPr>
          </w:p>
        </w:tc>
      </w:tr>
      <w:tr w:rsidR="00047E94" w14:paraId="445E804D" w14:textId="77777777">
        <w:trPr>
          <w:ins w:id="187" w:author="Guo Zi Qiang Robin" w:date="2026-10-08T12:00:00Z"/>
        </w:trPr>
        <w:tc>
          <w:tcPr>
            <w:tcW w:w="3426" w:type="dxa"/>
            <w:vAlign w:val="center"/>
          </w:tcPr>
          <w:p w14:paraId="6B469BD4" w14:textId="77777777" w:rsidR="00047E94" w:rsidRPr="009837C3" w:rsidRDefault="006D67DC">
            <w:pPr>
              <w:pStyle w:val="BodyText"/>
              <w:spacing w:before="20" w:after="20" w:line="240" w:lineRule="auto"/>
              <w:ind w:left="0"/>
              <w:jc w:val="left"/>
              <w:rPr>
                <w:ins w:id="188" w:author="Guo Zi Qiang Robin" w:date="2026-10-08T12:00:00Z"/>
              </w:rPr>
            </w:pPr>
            <w:ins w:id="189" w:author="Guo Zi Qiang Robin" w:date="2026-10-08T12:00:00Z">
              <w:r w:rsidRPr="009837C3">
                <w:rPr>
                  <w:sz w:val="18"/>
                  <w:szCs w:val="18"/>
                </w:rPr>
                <w:t>CI/CD, monitoring and fixes</w:t>
              </w:r>
            </w:ins>
          </w:p>
        </w:tc>
        <w:tc>
          <w:tcPr>
            <w:tcW w:w="800" w:type="dxa"/>
            <w:vAlign w:val="center"/>
          </w:tcPr>
          <w:p w14:paraId="0ED50D8D" w14:textId="77777777" w:rsidR="00047E94" w:rsidRPr="009837C3" w:rsidRDefault="00047E94">
            <w:pPr>
              <w:pStyle w:val="BodyText"/>
              <w:spacing w:before="20" w:after="20" w:line="240" w:lineRule="auto"/>
              <w:ind w:left="0"/>
              <w:jc w:val="center"/>
              <w:rPr>
                <w:ins w:id="190" w:author="Guo Zi Qiang Robin" w:date="2026-10-08T12:00:00Z"/>
              </w:rPr>
            </w:pPr>
          </w:p>
        </w:tc>
        <w:tc>
          <w:tcPr>
            <w:tcW w:w="800" w:type="dxa"/>
            <w:vAlign w:val="center"/>
          </w:tcPr>
          <w:p w14:paraId="1E75A5AE" w14:textId="77777777" w:rsidR="00047E94" w:rsidRPr="009837C3" w:rsidRDefault="00047E94">
            <w:pPr>
              <w:pStyle w:val="BodyText"/>
              <w:spacing w:before="20" w:after="20" w:line="240" w:lineRule="auto"/>
              <w:ind w:left="0"/>
              <w:jc w:val="center"/>
              <w:rPr>
                <w:ins w:id="191" w:author="Guo Zi Qiang Robin" w:date="2026-10-08T12:00:00Z"/>
              </w:rPr>
            </w:pPr>
          </w:p>
        </w:tc>
        <w:tc>
          <w:tcPr>
            <w:tcW w:w="800" w:type="dxa"/>
            <w:vAlign w:val="center"/>
          </w:tcPr>
          <w:p w14:paraId="2261B451" w14:textId="77777777" w:rsidR="00047E94" w:rsidRPr="009837C3" w:rsidRDefault="00047E94">
            <w:pPr>
              <w:pStyle w:val="BodyText"/>
              <w:spacing w:before="20" w:after="20" w:line="240" w:lineRule="auto"/>
              <w:ind w:left="0"/>
              <w:jc w:val="center"/>
              <w:rPr>
                <w:ins w:id="192" w:author="Guo Zi Qiang Robin" w:date="2026-10-08T12:00:00Z"/>
              </w:rPr>
            </w:pPr>
          </w:p>
        </w:tc>
        <w:tc>
          <w:tcPr>
            <w:tcW w:w="800" w:type="dxa"/>
            <w:vAlign w:val="center"/>
          </w:tcPr>
          <w:p w14:paraId="194F526F" w14:textId="77777777" w:rsidR="00047E94" w:rsidRPr="009837C3" w:rsidRDefault="00047E94">
            <w:pPr>
              <w:pStyle w:val="BodyText"/>
              <w:spacing w:before="20" w:after="20" w:line="240" w:lineRule="auto"/>
              <w:ind w:left="0"/>
              <w:jc w:val="center"/>
              <w:rPr>
                <w:ins w:id="193" w:author="Guo Zi Qiang Robin" w:date="2026-10-08T12:00:00Z"/>
              </w:rPr>
            </w:pPr>
          </w:p>
        </w:tc>
        <w:tc>
          <w:tcPr>
            <w:tcW w:w="800" w:type="dxa"/>
            <w:shd w:val="clear" w:color="auto" w:fill="BFBFBF"/>
            <w:vAlign w:val="center"/>
          </w:tcPr>
          <w:p w14:paraId="131A18FC" w14:textId="77777777" w:rsidR="00047E94" w:rsidRPr="009837C3" w:rsidRDefault="006D67DC">
            <w:pPr>
              <w:pStyle w:val="BodyText"/>
              <w:spacing w:before="20" w:after="20" w:line="240" w:lineRule="auto"/>
              <w:ind w:left="0"/>
              <w:jc w:val="center"/>
              <w:rPr>
                <w:ins w:id="194" w:author="Guo Zi Qiang Robin" w:date="2026-10-08T12:00:00Z"/>
              </w:rPr>
            </w:pPr>
            <w:ins w:id="195" w:author="Guo Zi Qiang Robin" w:date="2026-10-08T12:00:00Z">
              <w:r w:rsidRPr="009837C3">
                <w:rPr>
                  <w:sz w:val="18"/>
                  <w:szCs w:val="18"/>
                </w:rPr>
                <w:t>X</w:t>
              </w:r>
            </w:ins>
          </w:p>
        </w:tc>
        <w:tc>
          <w:tcPr>
            <w:tcW w:w="800" w:type="dxa"/>
            <w:vAlign w:val="center"/>
          </w:tcPr>
          <w:p w14:paraId="6B3D38E9" w14:textId="77777777" w:rsidR="00047E94" w:rsidRPr="009837C3" w:rsidRDefault="00047E94">
            <w:pPr>
              <w:pStyle w:val="BodyText"/>
              <w:spacing w:before="20" w:after="20" w:line="240" w:lineRule="auto"/>
              <w:ind w:left="0"/>
              <w:jc w:val="center"/>
              <w:rPr>
                <w:ins w:id="196" w:author="Guo Zi Qiang Robin" w:date="2026-10-08T12:00:00Z"/>
              </w:rPr>
            </w:pPr>
          </w:p>
        </w:tc>
        <w:tc>
          <w:tcPr>
            <w:tcW w:w="800" w:type="dxa"/>
            <w:vAlign w:val="center"/>
          </w:tcPr>
          <w:p w14:paraId="26BD39C8" w14:textId="77777777" w:rsidR="00047E94" w:rsidRPr="009837C3" w:rsidRDefault="00047E94">
            <w:pPr>
              <w:pStyle w:val="BodyText"/>
              <w:spacing w:before="20" w:after="20" w:line="240" w:lineRule="auto"/>
              <w:ind w:left="0"/>
              <w:jc w:val="center"/>
              <w:rPr>
                <w:ins w:id="197" w:author="Guo Zi Qiang Robin" w:date="2026-10-08T12:00:00Z"/>
              </w:rPr>
            </w:pPr>
          </w:p>
        </w:tc>
      </w:tr>
      <w:tr w:rsidR="00047E94" w14:paraId="7216F833" w14:textId="77777777">
        <w:trPr>
          <w:ins w:id="198" w:author="Guo Zi Qiang Robin" w:date="2026-10-08T12:00:00Z"/>
        </w:trPr>
        <w:tc>
          <w:tcPr>
            <w:tcW w:w="3426" w:type="dxa"/>
            <w:vAlign w:val="center"/>
          </w:tcPr>
          <w:p w14:paraId="786CF139" w14:textId="77777777" w:rsidR="00047E94" w:rsidRPr="009837C3" w:rsidRDefault="006D67DC">
            <w:pPr>
              <w:pStyle w:val="BodyText"/>
              <w:spacing w:before="20" w:after="20" w:line="240" w:lineRule="auto"/>
              <w:ind w:left="0"/>
              <w:jc w:val="left"/>
              <w:rPr>
                <w:ins w:id="199" w:author="Guo Zi Qiang Robin" w:date="2026-10-08T12:00:00Z"/>
              </w:rPr>
            </w:pPr>
            <w:ins w:id="200" w:author="Guo Zi Qiang Robin" w:date="2026-10-08T12:00:00Z">
              <w:r w:rsidRPr="009837C3">
                <w:rPr>
                  <w:sz w:val="18"/>
                  <w:szCs w:val="18"/>
                </w:rPr>
                <w:t>Buffer and iteration (trend detection is a stretch goal)</w:t>
              </w:r>
            </w:ins>
          </w:p>
        </w:tc>
        <w:tc>
          <w:tcPr>
            <w:tcW w:w="800" w:type="dxa"/>
            <w:vAlign w:val="center"/>
          </w:tcPr>
          <w:p w14:paraId="066EFD17" w14:textId="77777777" w:rsidR="00047E94" w:rsidRPr="009837C3" w:rsidRDefault="00047E94">
            <w:pPr>
              <w:pStyle w:val="BodyText"/>
              <w:spacing w:before="20" w:after="20" w:line="240" w:lineRule="auto"/>
              <w:ind w:left="0"/>
              <w:jc w:val="center"/>
              <w:rPr>
                <w:ins w:id="201" w:author="Guo Zi Qiang Robin" w:date="2026-10-08T12:00:00Z"/>
              </w:rPr>
            </w:pPr>
          </w:p>
        </w:tc>
        <w:tc>
          <w:tcPr>
            <w:tcW w:w="800" w:type="dxa"/>
            <w:vAlign w:val="center"/>
          </w:tcPr>
          <w:p w14:paraId="6AF005B0" w14:textId="77777777" w:rsidR="00047E94" w:rsidRPr="009837C3" w:rsidRDefault="00047E94">
            <w:pPr>
              <w:pStyle w:val="BodyText"/>
              <w:spacing w:before="20" w:after="20" w:line="240" w:lineRule="auto"/>
              <w:ind w:left="0"/>
              <w:jc w:val="center"/>
              <w:rPr>
                <w:ins w:id="202" w:author="Guo Zi Qiang Robin" w:date="2026-10-08T12:00:00Z"/>
              </w:rPr>
            </w:pPr>
          </w:p>
        </w:tc>
        <w:tc>
          <w:tcPr>
            <w:tcW w:w="800" w:type="dxa"/>
            <w:vAlign w:val="center"/>
          </w:tcPr>
          <w:p w14:paraId="151722D5" w14:textId="77777777" w:rsidR="00047E94" w:rsidRPr="009837C3" w:rsidRDefault="00047E94">
            <w:pPr>
              <w:pStyle w:val="BodyText"/>
              <w:spacing w:before="20" w:after="20" w:line="240" w:lineRule="auto"/>
              <w:ind w:left="0"/>
              <w:jc w:val="center"/>
              <w:rPr>
                <w:ins w:id="203" w:author="Guo Zi Qiang Robin" w:date="2026-10-08T12:00:00Z"/>
              </w:rPr>
            </w:pPr>
          </w:p>
        </w:tc>
        <w:tc>
          <w:tcPr>
            <w:tcW w:w="800" w:type="dxa"/>
            <w:vAlign w:val="center"/>
          </w:tcPr>
          <w:p w14:paraId="339FFC74" w14:textId="77777777" w:rsidR="00047E94" w:rsidRPr="009837C3" w:rsidRDefault="00047E94">
            <w:pPr>
              <w:pStyle w:val="BodyText"/>
              <w:spacing w:before="20" w:after="20" w:line="240" w:lineRule="auto"/>
              <w:ind w:left="0"/>
              <w:jc w:val="center"/>
              <w:rPr>
                <w:ins w:id="204" w:author="Guo Zi Qiang Robin" w:date="2026-10-08T12:00:00Z"/>
              </w:rPr>
            </w:pPr>
          </w:p>
        </w:tc>
        <w:tc>
          <w:tcPr>
            <w:tcW w:w="800" w:type="dxa"/>
            <w:vAlign w:val="center"/>
          </w:tcPr>
          <w:p w14:paraId="1BA4B506" w14:textId="77777777" w:rsidR="00047E94" w:rsidRPr="009837C3" w:rsidRDefault="00047E94">
            <w:pPr>
              <w:pStyle w:val="BodyText"/>
              <w:spacing w:before="20" w:after="20" w:line="240" w:lineRule="auto"/>
              <w:ind w:left="0"/>
              <w:jc w:val="center"/>
              <w:rPr>
                <w:ins w:id="205" w:author="Guo Zi Qiang Robin" w:date="2026-10-08T12:00:00Z"/>
              </w:rPr>
            </w:pPr>
          </w:p>
        </w:tc>
        <w:tc>
          <w:tcPr>
            <w:tcW w:w="800" w:type="dxa"/>
            <w:shd w:val="clear" w:color="auto" w:fill="BFBFBF"/>
            <w:vAlign w:val="center"/>
          </w:tcPr>
          <w:p w14:paraId="18C17A94" w14:textId="77777777" w:rsidR="00047E94" w:rsidRPr="009837C3" w:rsidRDefault="006D67DC">
            <w:pPr>
              <w:pStyle w:val="BodyText"/>
              <w:spacing w:before="20" w:after="20" w:line="240" w:lineRule="auto"/>
              <w:ind w:left="0"/>
              <w:jc w:val="center"/>
              <w:rPr>
                <w:ins w:id="206" w:author="Guo Zi Qiang Robin" w:date="2026-10-08T12:00:00Z"/>
              </w:rPr>
            </w:pPr>
            <w:ins w:id="207" w:author="Guo Zi Qiang Robin" w:date="2026-10-08T12:00:00Z">
              <w:r w:rsidRPr="009837C3">
                <w:rPr>
                  <w:sz w:val="18"/>
                  <w:szCs w:val="18"/>
                </w:rPr>
                <w:t>X</w:t>
              </w:r>
            </w:ins>
          </w:p>
        </w:tc>
        <w:tc>
          <w:tcPr>
            <w:tcW w:w="800" w:type="dxa"/>
            <w:vAlign w:val="center"/>
          </w:tcPr>
          <w:p w14:paraId="5188399C" w14:textId="77777777" w:rsidR="00047E94" w:rsidRPr="009837C3" w:rsidRDefault="00047E94">
            <w:pPr>
              <w:pStyle w:val="BodyText"/>
              <w:spacing w:before="20" w:after="20" w:line="240" w:lineRule="auto"/>
              <w:ind w:left="0"/>
              <w:jc w:val="center"/>
              <w:rPr>
                <w:ins w:id="208" w:author="Guo Zi Qiang Robin" w:date="2026-10-08T12:00:00Z"/>
              </w:rPr>
            </w:pPr>
          </w:p>
        </w:tc>
      </w:tr>
    </w:tbl>
    <w:p w14:paraId="763CB742" w14:textId="77777777" w:rsidR="00047E94" w:rsidRDefault="00047E94">
      <w:pPr>
        <w:pStyle w:val="BodyText"/>
        <w:rPr>
          <w:ins w:id="209" w:author="Guo Zi Qiang Robin" w:date="2026-10-08T12:00:00Z"/>
        </w:rPr>
      </w:pPr>
    </w:p>
    <w:p w14:paraId="124F4D33" w14:textId="77777777" w:rsidR="00047E94" w:rsidRDefault="006D67DC">
      <w:pPr>
        <w:pStyle w:val="BodyText"/>
        <w:rPr>
          <w:ins w:id="210" w:author="Guo Zi Qiang Robin" w:date="2026-10-08T12:00:00Z"/>
        </w:rPr>
      </w:pPr>
      <w:ins w:id="211" w:author="Guo Zi Qiang Robin" w:date="2026-10-08T12:00:00Z">
        <w:r>
          <w:br w:type="page"/>
        </w:r>
      </w:ins>
    </w:p>
    <w:p w14:paraId="56BCD81A" w14:textId="3906C0CA" w:rsidR="00047E94" w:rsidRDefault="009837C3">
      <w:pPr>
        <w:pStyle w:val="BodyText"/>
        <w:rPr>
          <w:ins w:id="212" w:author="Guo Zi Qiang Robin" w:date="2026-10-08T12:00:00Z"/>
        </w:rPr>
      </w:pPr>
      <w:r w:rsidRPr="009837C3">
        <w:rPr>
          <w:rFonts w:eastAsia="Arial" w:cstheme="minorBidi"/>
          <w:b/>
          <w:bCs/>
          <w:color w:val="auto"/>
          <w:spacing w:val="0"/>
          <w:sz w:val="26"/>
          <w:szCs w:val="26"/>
          <w:lang w:eastAsia="en-US"/>
        </w:rPr>
        <w:lastRenderedPageBreak/>
        <w:t>Annex B: Figures</w:t>
      </w:r>
    </w:p>
    <w:p w14:paraId="25BB40BA" w14:textId="77777777" w:rsidR="00047E94" w:rsidRDefault="006D67DC">
      <w:pPr>
        <w:pStyle w:val="BodyText"/>
        <w:ind w:left="0"/>
        <w:jc w:val="center"/>
        <w:rPr>
          <w:ins w:id="213" w:author="Guo Zi Qiang Robin" w:date="2026-10-08T12:00:00Z"/>
        </w:rPr>
      </w:pPr>
      <w:ins w:id="214" w:author="Guo Zi Qiang Robin" w:date="2026-10-08T12:00:00Z"/>
    </w:p>
    <w:p w14:paraId="1BAEECE6" w14:textId="46EE01F2" w:rsidR="00047E94" w:rsidRDefault="009837C3">
      <w:pPr>
        <w:pStyle w:val="Caption"/>
        <w:rPr>
          <w:ins w:id="215" w:author="Guo Zi Qiang Robin" w:date="2026-10-08T12:00:00Z"/>
        </w:rPr>
      </w:pPr>
      <w:r w:rsidRPr="009837C3">
        <w:rPr>
          <w:b/>
          <w:i w:val="0"/>
        </w:rPr>
        <w:t>Figure 1. 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14:paraId="20C2F86B" w14:textId="77777777" w:rsidR="00047E94" w:rsidRDefault="00047E94">
      <w:pPr>
        <w:pStyle w:val="BodyText"/>
        <w:rPr>
          <w:ins w:id="216" w:author="Guo Zi Qiang Robin" w:date="2026-10-08T12:00:00Z"/>
        </w:rPr>
      </w:pPr>
    </w:p>
    <w:p w14:paraId="72C0D192" w14:textId="77777777" w:rsidR="00047E94" w:rsidRDefault="006D67DC">
      <w:pPr>
        <w:pStyle w:val="BodyText"/>
        <w:ind w:left="0"/>
        <w:jc w:val="center"/>
        <w:rPr>
          <w:ins w:id="217" w:author="Guo Zi Qiang Robin" w:date="2026-10-08T12:00:00Z"/>
        </w:rPr>
      </w:pPr>
      <w:ins w:id="218" w:author="Guo Zi Qiang Robin" w:date="2026-10-08T12:00:00Z"/>
    </w:p>
    <w:p w14:paraId="6A34D0C9" w14:textId="4F2FC95F" w:rsidR="00047E94" w:rsidRDefault="009837C3">
      <w:pPr>
        <w:pStyle w:val="Caption"/>
        <w:rPr>
          <w:ins w:id="219" w:author="Guo Zi Qiang Robin" w:date="2026-10-08T12:00:00Z"/>
        </w:rPr>
      </w:pPr>
      <w:r w:rsidRPr="009837C3">
        <w:rPr>
          <w:b/>
          <w:i w:val="0"/>
        </w:rPr>
        <w:t>Figure 2. The Beacon daily pipeline in six steps: collect, filter, merge, rate and map, publish, deliver. Every judgement is recorded with its evidence</w:t>
      </w:r>
    </w:p>
    <w:p w14:paraId="073AADE0" w14:textId="77777777" w:rsidR="00047E94" w:rsidRDefault="00047E94">
      <w:pPr>
        <w:pStyle w:val="BodyText"/>
        <w:rPr>
          <w:ins w:id="220" w:author="Guo Zi Qiang Robin" w:date="2026-10-08T12:00:00Z"/>
        </w:rPr>
      </w:pPr>
    </w:p>
    <w:p w14:paraId="712D31B4" w14:textId="77777777" w:rsidR="00047E94" w:rsidRDefault="006D67DC">
      <w:pPr>
        <w:pStyle w:val="BodyText"/>
        <w:rPr>
          <w:ins w:id="221" w:author="Guo Zi Qiang Robin" w:date="2026-10-08T12:00:00Z"/>
        </w:rPr>
      </w:pPr>
      <w:ins w:id="222" w:author="Guo Zi Qiang Robin" w:date="2026-10-08T12:00:00Z">
        <w:r>
          <w:br w:type="page"/>
        </w:r>
      </w:ins>
    </w:p>
    <w:p w14:paraId="5FA7E044" w14:textId="77777777" w:rsidR="009837C3" w:rsidRPr="009837C3" w:rsidRDefault="009837C3" w:rsidP="009837C3">
      <w:pPr>
        <w:pStyle w:val="BodyText"/>
        <w:rPr>
          <w:rFonts w:eastAsia="Arial" w:cstheme="minorBidi"/>
          <w:b/>
          <w:bCs/>
          <w:color w:val="auto"/>
          <w:spacing w:val="0"/>
          <w:lang w:eastAsia="en-US"/>
        </w:rPr>
      </w:pPr>
      <w:r w:rsidRPr="009837C3">
        <w:rPr>
          <w:rFonts w:eastAsia="Arial" w:cstheme="minorBidi"/>
          <w:b/>
          <w:bCs/>
          <w:color w:val="auto"/>
          <w:spacing w:val="0"/>
          <w:lang w:eastAsia="en-US"/>
        </w:rPr>
        <w:lastRenderedPageBreak/>
        <w:t>Annex C: Glossary</w:t>
      </w:r>
    </w:p>
    <w:p w14:paraId="46536B84" w14:textId="77777777" w:rsidR="009837C3" w:rsidRPr="009837C3" w:rsidRDefault="009837C3" w:rsidP="009837C3">
      <w:pPr>
        <w:pStyle w:val="BodyText"/>
        <w:rPr>
          <w:rFonts w:eastAsia="Arial" w:cstheme="minorBidi"/>
          <w:b/>
          <w:bCs/>
          <w:color w:val="auto"/>
          <w:spacing w:val="0"/>
          <w:lang w:eastAsia="en-US"/>
        </w:rPr>
      </w:pPr>
    </w:p>
    <w:p w14:paraId="0811068A" w14:textId="18BA8687" w:rsidR="00047E94" w:rsidRPr="009837C3" w:rsidRDefault="009837C3" w:rsidP="009837C3">
      <w:pPr>
        <w:pStyle w:val="BodyText"/>
        <w:ind w:left="0"/>
        <w:jc w:val="left"/>
        <w:rPr>
          <w:ins w:id="223" w:author="Guo Zi Qiang Robin" w:date="2026-10-08T12:00:00Z"/>
        </w:rPr>
      </w:pPr>
      <w:r w:rsidRPr="009837C3">
        <w:rPr>
          <w:rFonts w:eastAsia="Arial" w:cstheme="minorBidi"/>
          <w:color w:val="auto"/>
          <w:spacing w:val="0"/>
          <w:lang w:eastAsia="en-US"/>
        </w:rPr>
        <w:t>Acronyms and terms used in this form, in alphabetical order.</w:t>
      </w:r>
    </w:p>
    <w:p w14:paraId="10349E39" w14:textId="77777777" w:rsidR="00047E94" w:rsidRDefault="00047E94">
      <w:pPr>
        <w:pStyle w:val="BodyText"/>
        <w:rPr>
          <w:ins w:id="224" w:author="Guo Zi Qiang Robin" w:date="2026-10-08T12:00:00Z"/>
        </w:rPr>
      </w:pPr>
    </w:p>
    <w:tbl>
      <w:tblPr>
        <w:tblStyle w:val="TableGrid"/>
        <w:tblW w:w="9026" w:type="dxa"/>
        <w:tblLayout w:type="fixed"/>
        <w:tblLook w:val="04A0" w:firstRow="1" w:lastRow="0" w:firstColumn="1" w:lastColumn="0" w:noHBand="0" w:noVBand="1"/>
      </w:tblPr>
      <w:tblGrid>
        <w:gridCol w:w="2600"/>
        <w:gridCol w:w="6426"/>
      </w:tblGrid>
      <w:tr w:rsidR="00047E94" w14:paraId="681B012F" w14:textId="77777777">
        <w:trPr>
          <w:tblHeader/>
          <w:ins w:id="225" w:author="Guo Zi Qiang Robin" w:date="2026-10-08T12:00:00Z"/>
        </w:trPr>
        <w:tc>
          <w:tcPr>
            <w:tcW w:w="2600" w:type="dxa"/>
            <w:shd w:val="clear" w:color="auto" w:fill="D9D9D9"/>
            <w:vAlign w:val="center"/>
          </w:tcPr>
          <w:p w14:paraId="4DA6AC20" w14:textId="77777777" w:rsidR="00047E94" w:rsidRDefault="006D67DC">
            <w:pPr>
              <w:pStyle w:val="BodyText"/>
              <w:spacing w:before="20" w:after="20" w:line="240" w:lineRule="auto"/>
              <w:ind w:left="0"/>
              <w:jc w:val="left"/>
              <w:rPr>
                <w:ins w:id="226" w:author="Guo Zi Qiang Robin" w:date="2026-10-08T12:00:00Z"/>
              </w:rPr>
            </w:pPr>
            <w:ins w:id="227" w:author="Guo Zi Qiang Robin" w:date="2026-10-08T12:00:00Z">
              <w:r>
                <w:rPr>
                  <w:b/>
                </w:rPr>
                <w:t>Term</w:t>
              </w:r>
            </w:ins>
          </w:p>
        </w:tc>
        <w:tc>
          <w:tcPr>
            <w:tcW w:w="6426" w:type="dxa"/>
            <w:shd w:val="clear" w:color="auto" w:fill="D9D9D9"/>
            <w:vAlign w:val="center"/>
          </w:tcPr>
          <w:p w14:paraId="0E26230A" w14:textId="77777777" w:rsidR="00047E94" w:rsidRDefault="006D67DC">
            <w:pPr>
              <w:pStyle w:val="BodyText"/>
              <w:spacing w:before="20" w:after="20" w:line="240" w:lineRule="auto"/>
              <w:ind w:left="0"/>
              <w:jc w:val="left"/>
              <w:rPr>
                <w:ins w:id="228" w:author="Guo Zi Qiang Robin" w:date="2026-10-08T12:00:00Z"/>
              </w:rPr>
            </w:pPr>
            <w:ins w:id="229" w:author="Guo Zi Qiang Robin" w:date="2026-10-08T12:00:00Z">
              <w:r>
                <w:rPr>
                  <w:b/>
                </w:rPr>
                <w:t>Plain definition</w:t>
              </w:r>
            </w:ins>
          </w:p>
        </w:tc>
      </w:tr>
      <w:tr w:rsidR="00047E94" w14:paraId="227E2CAD" w14:textId="77777777">
        <w:trPr>
          <w:ins w:id="230" w:author="Guo Zi Qiang Robin" w:date="2026-10-08T12:00:00Z"/>
        </w:trPr>
        <w:tc>
          <w:tcPr>
            <w:tcW w:w="2600" w:type="dxa"/>
            <w:vAlign w:val="center"/>
          </w:tcPr>
          <w:p w14:paraId="6F095E02" w14:textId="77777777" w:rsidR="00047E94" w:rsidRDefault="006D67DC">
            <w:pPr>
              <w:pStyle w:val="BodyText"/>
              <w:spacing w:before="20" w:after="20" w:line="240" w:lineRule="auto"/>
              <w:ind w:left="0"/>
              <w:jc w:val="left"/>
              <w:rPr>
                <w:ins w:id="231" w:author="Guo Zi Qiang Robin" w:date="2026-10-08T12:00:00Z"/>
              </w:rPr>
            </w:pPr>
            <w:ins w:id="232" w:author="Guo Zi Qiang Robin" w:date="2026-10-08T12:00:00Z">
              <w:r>
                <w:rPr>
                  <w:b/>
                </w:rPr>
                <w:t>Ablation</w:t>
              </w:r>
            </w:ins>
          </w:p>
        </w:tc>
        <w:tc>
          <w:tcPr>
            <w:tcW w:w="6426" w:type="dxa"/>
            <w:vAlign w:val="center"/>
          </w:tcPr>
          <w:p w14:paraId="55686F2E" w14:textId="77777777" w:rsidR="00047E94" w:rsidRDefault="006D67DC">
            <w:pPr>
              <w:pStyle w:val="BodyText"/>
              <w:spacing w:before="20" w:after="20" w:line="240" w:lineRule="auto"/>
              <w:ind w:left="0"/>
              <w:jc w:val="left"/>
              <w:rPr>
                <w:ins w:id="233" w:author="Guo Zi Qiang Robin" w:date="2026-10-08T12:00:00Z"/>
              </w:rPr>
            </w:pPr>
            <w:ins w:id="234" w:author="Guo Zi Qiang Robin" w:date="2026-10-08T12:00:00Z">
              <w:r>
                <w:t>Changing one guardrail or setting at a time while holding everything else fixed, to measure its individual effect.</w:t>
              </w:r>
            </w:ins>
          </w:p>
        </w:tc>
      </w:tr>
      <w:tr w:rsidR="00047E94" w14:paraId="3D7A24C2" w14:textId="77777777">
        <w:trPr>
          <w:ins w:id="235" w:author="Guo Zi Qiang Robin" w:date="2026-10-08T12:00:00Z"/>
        </w:trPr>
        <w:tc>
          <w:tcPr>
            <w:tcW w:w="2600" w:type="dxa"/>
            <w:vAlign w:val="center"/>
          </w:tcPr>
          <w:p w14:paraId="5D84B114" w14:textId="77777777" w:rsidR="00047E94" w:rsidRDefault="006D67DC">
            <w:pPr>
              <w:pStyle w:val="BodyText"/>
              <w:spacing w:before="20" w:after="20" w:line="240" w:lineRule="auto"/>
              <w:ind w:left="0"/>
              <w:jc w:val="left"/>
              <w:rPr>
                <w:ins w:id="236" w:author="Guo Zi Qiang Robin" w:date="2026-10-08T12:00:00Z"/>
              </w:rPr>
            </w:pPr>
            <w:ins w:id="237" w:author="Guo Zi Qiang Robin" w:date="2026-10-08T12:00:00Z">
              <w:r>
                <w:rPr>
                  <w:b/>
                </w:rPr>
                <w:t>AI</w:t>
              </w:r>
            </w:ins>
          </w:p>
        </w:tc>
        <w:tc>
          <w:tcPr>
            <w:tcW w:w="6426" w:type="dxa"/>
            <w:vAlign w:val="center"/>
          </w:tcPr>
          <w:p w14:paraId="468A2A00" w14:textId="77777777" w:rsidR="00047E94" w:rsidRDefault="006D67DC">
            <w:pPr>
              <w:pStyle w:val="BodyText"/>
              <w:spacing w:before="20" w:after="20" w:line="240" w:lineRule="auto"/>
              <w:ind w:left="0"/>
              <w:jc w:val="left"/>
              <w:rPr>
                <w:ins w:id="238" w:author="Guo Zi Qiang Robin" w:date="2026-10-08T12:00:00Z"/>
              </w:rPr>
            </w:pPr>
            <w:ins w:id="239" w:author="Guo Zi Qiang Robin" w:date="2026-10-08T12:00:00Z">
              <w:r>
                <w:t>Artificial intelligence.</w:t>
              </w:r>
            </w:ins>
          </w:p>
        </w:tc>
      </w:tr>
      <w:tr w:rsidR="00047E94" w14:paraId="7DFE06ED" w14:textId="77777777">
        <w:trPr>
          <w:ins w:id="240" w:author="Guo Zi Qiang Robin" w:date="2026-10-08T12:00:00Z"/>
        </w:trPr>
        <w:tc>
          <w:tcPr>
            <w:tcW w:w="2600" w:type="dxa"/>
            <w:vAlign w:val="center"/>
          </w:tcPr>
          <w:p w14:paraId="11E0E964" w14:textId="77777777" w:rsidR="00047E94" w:rsidRDefault="006D67DC">
            <w:pPr>
              <w:pStyle w:val="BodyText"/>
              <w:spacing w:before="20" w:after="20" w:line="240" w:lineRule="auto"/>
              <w:ind w:left="0"/>
              <w:jc w:val="left"/>
              <w:rPr>
                <w:ins w:id="241" w:author="Guo Zi Qiang Robin" w:date="2026-10-08T12:00:00Z"/>
              </w:rPr>
            </w:pPr>
            <w:ins w:id="242" w:author="Guo Zi Qiang Robin" w:date="2026-10-08T12:00:00Z">
              <w:r>
                <w:rPr>
                  <w:b/>
                </w:rPr>
                <w:t>API</w:t>
              </w:r>
            </w:ins>
          </w:p>
        </w:tc>
        <w:tc>
          <w:tcPr>
            <w:tcW w:w="6426" w:type="dxa"/>
            <w:vAlign w:val="center"/>
          </w:tcPr>
          <w:p w14:paraId="7C665CAB" w14:textId="77777777" w:rsidR="00047E94" w:rsidRDefault="006D67DC">
            <w:pPr>
              <w:pStyle w:val="BodyText"/>
              <w:spacing w:before="20" w:after="20" w:line="240" w:lineRule="auto"/>
              <w:ind w:left="0"/>
              <w:jc w:val="left"/>
              <w:rPr>
                <w:ins w:id="243" w:author="Guo Zi Qiang Robin" w:date="2026-10-08T12:00:00Z"/>
              </w:rPr>
            </w:pPr>
            <w:ins w:id="244" w:author="Guo Zi Qiang Robin" w:date="2026-10-08T12:00:00Z">
              <w:r>
                <w:t>Application programming interface.</w:t>
              </w:r>
            </w:ins>
          </w:p>
        </w:tc>
      </w:tr>
      <w:tr w:rsidR="00047E94" w14:paraId="53000C62" w14:textId="77777777">
        <w:trPr>
          <w:ins w:id="245" w:author="Guo Zi Qiang Robin" w:date="2026-10-08T12:00:00Z"/>
        </w:trPr>
        <w:tc>
          <w:tcPr>
            <w:tcW w:w="2600" w:type="dxa"/>
            <w:vAlign w:val="center"/>
          </w:tcPr>
          <w:p w14:paraId="155CA737" w14:textId="77777777" w:rsidR="00047E94" w:rsidRDefault="006D67DC">
            <w:pPr>
              <w:pStyle w:val="BodyText"/>
              <w:spacing w:before="20" w:after="20" w:line="240" w:lineRule="auto"/>
              <w:ind w:left="0"/>
              <w:jc w:val="left"/>
              <w:rPr>
                <w:ins w:id="246" w:author="Guo Zi Qiang Robin" w:date="2026-10-08T12:00:00Z"/>
              </w:rPr>
            </w:pPr>
            <w:ins w:id="247" w:author="Guo Zi Qiang Robin" w:date="2026-10-08T12:00:00Z">
              <w:r>
                <w:rPr>
                  <w:b/>
                </w:rPr>
                <w:t>ATLAS</w:t>
              </w:r>
            </w:ins>
          </w:p>
        </w:tc>
        <w:tc>
          <w:tcPr>
            <w:tcW w:w="6426" w:type="dxa"/>
            <w:vAlign w:val="center"/>
          </w:tcPr>
          <w:p w14:paraId="1E8798DD" w14:textId="77777777" w:rsidR="00047E94" w:rsidRDefault="006D67DC">
            <w:pPr>
              <w:pStyle w:val="BodyText"/>
              <w:spacing w:before="20" w:after="20" w:line="240" w:lineRule="auto"/>
              <w:ind w:left="0"/>
              <w:jc w:val="left"/>
              <w:rPr>
                <w:ins w:id="248" w:author="Guo Zi Qiang Robin" w:date="2026-10-08T12:00:00Z"/>
              </w:rPr>
            </w:pPr>
            <w:ins w:id="249" w:author="Guo Zi Qiang Robin" w:date="2026-10-08T12:00:00Z">
              <w:r>
                <w:t>MITRE Adversarial Threat Landscape for Artificial-Intelligence Systems: a public knowledge base of attacker tactics and techniques against AI systems.</w:t>
              </w:r>
            </w:ins>
          </w:p>
        </w:tc>
      </w:tr>
      <w:tr w:rsidR="00047E94" w14:paraId="1FF5BB82" w14:textId="77777777">
        <w:trPr>
          <w:ins w:id="250" w:author="Guo Zi Qiang Robin" w:date="2026-10-08T12:00:00Z"/>
        </w:trPr>
        <w:tc>
          <w:tcPr>
            <w:tcW w:w="2600" w:type="dxa"/>
            <w:vAlign w:val="center"/>
          </w:tcPr>
          <w:p w14:paraId="43E7EAFC" w14:textId="77777777" w:rsidR="00047E94" w:rsidRDefault="006D67DC">
            <w:pPr>
              <w:pStyle w:val="BodyText"/>
              <w:spacing w:before="20" w:after="20" w:line="240" w:lineRule="auto"/>
              <w:ind w:left="0"/>
              <w:jc w:val="left"/>
              <w:rPr>
                <w:ins w:id="251" w:author="Guo Zi Qiang Robin" w:date="2026-10-08T12:00:00Z"/>
              </w:rPr>
            </w:pPr>
            <w:ins w:id="252" w:author="Guo Zi Qiang Robin" w:date="2026-10-08T12:00:00Z">
              <w:r>
                <w:rPr>
                  <w:b/>
                </w:rPr>
                <w:t>ATT&amp;CK</w:t>
              </w:r>
            </w:ins>
          </w:p>
        </w:tc>
        <w:tc>
          <w:tcPr>
            <w:tcW w:w="6426" w:type="dxa"/>
            <w:vAlign w:val="center"/>
          </w:tcPr>
          <w:p w14:paraId="332EA827" w14:textId="77777777" w:rsidR="00047E94" w:rsidRDefault="006D67DC">
            <w:pPr>
              <w:pStyle w:val="BodyText"/>
              <w:spacing w:before="20" w:after="20" w:line="240" w:lineRule="auto"/>
              <w:ind w:left="0"/>
              <w:jc w:val="left"/>
              <w:rPr>
                <w:ins w:id="253" w:author="Guo Zi Qiang Robin" w:date="2026-10-08T12:00:00Z"/>
              </w:rPr>
            </w:pPr>
            <w:ins w:id="254" w:author="Guo Zi Qiang Robin" w:date="2026-10-08T12:00:00Z">
              <w:r>
                <w:t>MITRE Adversarial Tactics, Techniques, and Common Knowledge: a public knowledge base of real-world attacker tactics and techniques.</w:t>
              </w:r>
            </w:ins>
          </w:p>
        </w:tc>
      </w:tr>
      <w:tr w:rsidR="00047E94" w14:paraId="18E7B1B2" w14:textId="77777777">
        <w:trPr>
          <w:ins w:id="255" w:author="Guo Zi Qiang Robin" w:date="2026-10-08T12:00:00Z"/>
        </w:trPr>
        <w:tc>
          <w:tcPr>
            <w:tcW w:w="2600" w:type="dxa"/>
            <w:vAlign w:val="center"/>
          </w:tcPr>
          <w:p w14:paraId="31272DD0" w14:textId="77777777" w:rsidR="00047E94" w:rsidRDefault="006D67DC">
            <w:pPr>
              <w:pStyle w:val="BodyText"/>
              <w:spacing w:before="20" w:after="20" w:line="240" w:lineRule="auto"/>
              <w:ind w:left="0"/>
              <w:jc w:val="left"/>
              <w:rPr>
                <w:ins w:id="256" w:author="Guo Zi Qiang Robin" w:date="2026-10-08T12:00:00Z"/>
              </w:rPr>
            </w:pPr>
            <w:ins w:id="257" w:author="Guo Zi Qiang Robin" w:date="2026-10-08T12:00:00Z">
              <w:r>
                <w:rPr>
                  <w:b/>
                </w:rPr>
                <w:t>Briefing</w:t>
              </w:r>
            </w:ins>
          </w:p>
        </w:tc>
        <w:tc>
          <w:tcPr>
            <w:tcW w:w="6426" w:type="dxa"/>
            <w:vAlign w:val="center"/>
          </w:tcPr>
          <w:p w14:paraId="47155842" w14:textId="77777777" w:rsidR="00047E94" w:rsidRDefault="006D67DC">
            <w:pPr>
              <w:pStyle w:val="BodyText"/>
              <w:spacing w:before="20" w:after="20" w:line="240" w:lineRule="auto"/>
              <w:ind w:left="0"/>
              <w:jc w:val="left"/>
              <w:rPr>
                <w:ins w:id="258" w:author="Guo Zi Qiang Robin" w:date="2026-10-08T12:00:00Z"/>
              </w:rPr>
            </w:pPr>
            <w:ins w:id="259" w:author="Guo Zi Qiang Robin" w:date="2026-10-08T12:00:00Z">
              <w:r>
                <w:t>Beacon’s evidence-backed daily digest: a ranked list of the day’s most significant AI-security events, each stating what happened and why it matters.</w:t>
              </w:r>
            </w:ins>
          </w:p>
        </w:tc>
      </w:tr>
      <w:tr w:rsidR="00047E94" w14:paraId="4A9CD588" w14:textId="77777777">
        <w:trPr>
          <w:ins w:id="260" w:author="Guo Zi Qiang Robin" w:date="2026-10-08T12:00:00Z"/>
        </w:trPr>
        <w:tc>
          <w:tcPr>
            <w:tcW w:w="2600" w:type="dxa"/>
            <w:vAlign w:val="center"/>
          </w:tcPr>
          <w:p w14:paraId="0B98CBB7" w14:textId="77777777" w:rsidR="00047E94" w:rsidRDefault="006D67DC">
            <w:pPr>
              <w:pStyle w:val="BodyText"/>
              <w:spacing w:before="20" w:after="20" w:line="240" w:lineRule="auto"/>
              <w:ind w:left="0"/>
              <w:jc w:val="left"/>
              <w:rPr>
                <w:ins w:id="261" w:author="Guo Zi Qiang Robin" w:date="2026-10-08T12:00:00Z"/>
              </w:rPr>
            </w:pPr>
            <w:ins w:id="262" w:author="Guo Zi Qiang Robin" w:date="2026-10-08T12:00:00Z">
              <w:r>
                <w:rPr>
                  <w:b/>
                </w:rPr>
                <w:t>CI/CD</w:t>
              </w:r>
            </w:ins>
          </w:p>
        </w:tc>
        <w:tc>
          <w:tcPr>
            <w:tcW w:w="6426" w:type="dxa"/>
            <w:vAlign w:val="center"/>
          </w:tcPr>
          <w:p w14:paraId="7FCBDAFB" w14:textId="77777777" w:rsidR="00047E94" w:rsidRDefault="006D67DC">
            <w:pPr>
              <w:pStyle w:val="BodyText"/>
              <w:spacing w:before="20" w:after="20" w:line="240" w:lineRule="auto"/>
              <w:ind w:left="0"/>
              <w:jc w:val="left"/>
              <w:rPr>
                <w:ins w:id="263" w:author="Guo Zi Qiang Robin" w:date="2026-10-08T12:00:00Z"/>
              </w:rPr>
            </w:pPr>
            <w:ins w:id="264" w:author="Guo Zi Qiang Robin" w:date="2026-10-08T12:00:00Z">
              <w:r>
                <w:t>Continuous integration and continuous deployment: automated testing and release of software changes.</w:t>
              </w:r>
            </w:ins>
          </w:p>
        </w:tc>
      </w:tr>
      <w:tr w:rsidR="00047E94" w14:paraId="5C93BB0D" w14:textId="77777777">
        <w:trPr>
          <w:ins w:id="265" w:author="Guo Zi Qiang Robin" w:date="2026-10-08T12:00:00Z"/>
        </w:trPr>
        <w:tc>
          <w:tcPr>
            <w:tcW w:w="2600" w:type="dxa"/>
            <w:vAlign w:val="center"/>
          </w:tcPr>
          <w:p w14:paraId="7DB8901A" w14:textId="77777777" w:rsidR="00047E94" w:rsidRDefault="006D67DC">
            <w:pPr>
              <w:pStyle w:val="BodyText"/>
              <w:spacing w:before="20" w:after="20" w:line="240" w:lineRule="auto"/>
              <w:ind w:left="0"/>
              <w:jc w:val="left"/>
              <w:rPr>
                <w:ins w:id="266" w:author="Guo Zi Qiang Robin" w:date="2026-10-08T12:00:00Z"/>
              </w:rPr>
            </w:pPr>
            <w:ins w:id="267" w:author="Guo Zi Qiang Robin" w:date="2026-10-08T12:00:00Z">
              <w:r>
                <w:rPr>
                  <w:b/>
                </w:rPr>
                <w:t>CYAD</w:t>
              </w:r>
            </w:ins>
          </w:p>
        </w:tc>
        <w:tc>
          <w:tcPr>
            <w:tcW w:w="6426" w:type="dxa"/>
            <w:vAlign w:val="center"/>
          </w:tcPr>
          <w:p w14:paraId="2C7D4383" w14:textId="77777777" w:rsidR="00047E94" w:rsidRDefault="006D67DC">
            <w:pPr>
              <w:pStyle w:val="BodyText"/>
              <w:spacing w:before="20" w:after="20" w:line="240" w:lineRule="auto"/>
              <w:ind w:left="0"/>
              <w:jc w:val="left"/>
              <w:rPr>
                <w:ins w:id="268" w:author="Guo Zi Qiang Robin" w:date="2026-10-08T12:00:00Z"/>
              </w:rPr>
            </w:pPr>
            <w:ins w:id="269" w:author="Guo Zi Qiang Robin" w:date="2026-10-08T12:00:00Z">
              <w:r>
                <w:t>Cyber Architecture &amp; Development division, Land Transport Authority.</w:t>
              </w:r>
            </w:ins>
          </w:p>
        </w:tc>
      </w:tr>
      <w:tr w:rsidR="00047E94" w14:paraId="351E887D" w14:textId="77777777">
        <w:trPr>
          <w:ins w:id="270" w:author="Guo Zi Qiang Robin" w:date="2026-10-08T12:00:00Z"/>
        </w:trPr>
        <w:tc>
          <w:tcPr>
            <w:tcW w:w="2600" w:type="dxa"/>
            <w:vAlign w:val="center"/>
          </w:tcPr>
          <w:p w14:paraId="2A7BBFFC" w14:textId="77777777" w:rsidR="00047E94" w:rsidRDefault="006D67DC">
            <w:pPr>
              <w:pStyle w:val="BodyText"/>
              <w:spacing w:before="20" w:after="20" w:line="240" w:lineRule="auto"/>
              <w:ind w:left="0"/>
              <w:jc w:val="left"/>
              <w:rPr>
                <w:ins w:id="271" w:author="Guo Zi Qiang Robin" w:date="2026-10-08T12:00:00Z"/>
              </w:rPr>
            </w:pPr>
            <w:ins w:id="272" w:author="Guo Zi Qiang Robin" w:date="2026-10-08T12:00:00Z">
              <w:r>
                <w:rPr>
                  <w:b/>
                </w:rPr>
                <w:t>Evaluation harness</w:t>
              </w:r>
            </w:ins>
          </w:p>
        </w:tc>
        <w:tc>
          <w:tcPr>
            <w:tcW w:w="6426" w:type="dxa"/>
            <w:vAlign w:val="center"/>
          </w:tcPr>
          <w:p w14:paraId="6880ED5A" w14:textId="77777777" w:rsidR="00047E94" w:rsidRDefault="006D67DC">
            <w:pPr>
              <w:pStyle w:val="BodyText"/>
              <w:spacing w:before="20" w:after="20" w:line="240" w:lineRule="auto"/>
              <w:ind w:left="0"/>
              <w:jc w:val="left"/>
              <w:rPr>
                <w:ins w:id="273" w:author="Guo Zi Qiang Robin" w:date="2026-10-08T12:00:00Z"/>
              </w:rPr>
            </w:pPr>
            <w:ins w:id="274" w:author="Guo Zi Qiang Robin" w:date="2026-10-08T12:00:00Z">
              <w:r>
                <w:t>The test program that loads labelled inputs, calls each guardrail and records its verdicts in one common format.</w:t>
              </w:r>
            </w:ins>
          </w:p>
        </w:tc>
      </w:tr>
      <w:tr w:rsidR="00047E94" w14:paraId="4B17C4F2" w14:textId="77777777">
        <w:trPr>
          <w:ins w:id="275" w:author="Guo Zi Qiang Robin" w:date="2026-10-08T12:00:00Z"/>
        </w:trPr>
        <w:tc>
          <w:tcPr>
            <w:tcW w:w="2600" w:type="dxa"/>
            <w:vAlign w:val="center"/>
          </w:tcPr>
          <w:p w14:paraId="6F66E160" w14:textId="77777777" w:rsidR="00047E94" w:rsidRDefault="006D67DC">
            <w:pPr>
              <w:pStyle w:val="BodyText"/>
              <w:spacing w:before="20" w:after="20" w:line="240" w:lineRule="auto"/>
              <w:ind w:left="0"/>
              <w:jc w:val="left"/>
              <w:rPr>
                <w:ins w:id="276" w:author="Guo Zi Qiang Robin" w:date="2026-10-08T12:00:00Z"/>
              </w:rPr>
            </w:pPr>
            <w:ins w:id="277" w:author="Guo Zi Qiang Robin" w:date="2026-10-08T12:00:00Z">
              <w:r>
                <w:rPr>
                  <w:b/>
                </w:rPr>
                <w:t>GovTech</w:t>
              </w:r>
            </w:ins>
          </w:p>
        </w:tc>
        <w:tc>
          <w:tcPr>
            <w:tcW w:w="6426" w:type="dxa"/>
            <w:vAlign w:val="center"/>
          </w:tcPr>
          <w:p w14:paraId="58E10208" w14:textId="77777777" w:rsidR="00047E94" w:rsidRDefault="006D67DC">
            <w:pPr>
              <w:pStyle w:val="BodyText"/>
              <w:spacing w:before="20" w:after="20" w:line="240" w:lineRule="auto"/>
              <w:ind w:left="0"/>
              <w:jc w:val="left"/>
              <w:rPr>
                <w:ins w:id="278" w:author="Guo Zi Qiang Robin" w:date="2026-10-08T12:00:00Z"/>
              </w:rPr>
            </w:pPr>
            <w:ins w:id="279" w:author="Guo Zi Qiang Robin" w:date="2026-10-08T12:00:00Z">
              <w:r>
                <w:t>Government Technology Agency (Singapore).</w:t>
              </w:r>
            </w:ins>
          </w:p>
        </w:tc>
      </w:tr>
      <w:tr w:rsidR="00047E94" w14:paraId="552ED077" w14:textId="77777777">
        <w:trPr>
          <w:ins w:id="280" w:author="Guo Zi Qiang Robin" w:date="2026-10-08T12:00:00Z"/>
        </w:trPr>
        <w:tc>
          <w:tcPr>
            <w:tcW w:w="2600" w:type="dxa"/>
            <w:vAlign w:val="center"/>
          </w:tcPr>
          <w:p w14:paraId="69EB6229" w14:textId="77777777" w:rsidR="00047E94" w:rsidRDefault="006D67DC">
            <w:pPr>
              <w:pStyle w:val="BodyText"/>
              <w:spacing w:before="20" w:after="20" w:line="240" w:lineRule="auto"/>
              <w:ind w:left="0"/>
              <w:jc w:val="left"/>
              <w:rPr>
                <w:ins w:id="281" w:author="Guo Zi Qiang Robin" w:date="2026-10-08T12:00:00Z"/>
              </w:rPr>
            </w:pPr>
            <w:ins w:id="282" w:author="Guo Zi Qiang Robin" w:date="2026-10-08T12:00:00Z">
              <w:r>
                <w:rPr>
                  <w:b/>
                </w:rPr>
                <w:t>GPU</w:t>
              </w:r>
            </w:ins>
          </w:p>
        </w:tc>
        <w:tc>
          <w:tcPr>
            <w:tcW w:w="6426" w:type="dxa"/>
            <w:vAlign w:val="center"/>
          </w:tcPr>
          <w:p w14:paraId="0621AE77" w14:textId="77777777" w:rsidR="00047E94" w:rsidRDefault="006D67DC">
            <w:pPr>
              <w:pStyle w:val="BodyText"/>
              <w:spacing w:before="20" w:after="20" w:line="240" w:lineRule="auto"/>
              <w:ind w:left="0"/>
              <w:jc w:val="left"/>
              <w:rPr>
                <w:ins w:id="283" w:author="Guo Zi Qiang Robin" w:date="2026-10-08T12:00:00Z"/>
              </w:rPr>
            </w:pPr>
            <w:ins w:id="284" w:author="Guo Zi Qiang Robin" w:date="2026-10-08T12:00:00Z">
              <w:r>
                <w:t>Graphics processing unit.</w:t>
              </w:r>
            </w:ins>
          </w:p>
        </w:tc>
      </w:tr>
      <w:tr w:rsidR="00047E94" w14:paraId="3DE99D31" w14:textId="77777777">
        <w:trPr>
          <w:ins w:id="285" w:author="Guo Zi Qiang Robin" w:date="2026-10-08T12:00:00Z"/>
        </w:trPr>
        <w:tc>
          <w:tcPr>
            <w:tcW w:w="2600" w:type="dxa"/>
            <w:vAlign w:val="center"/>
          </w:tcPr>
          <w:p w14:paraId="000038C8" w14:textId="77777777" w:rsidR="00047E94" w:rsidRDefault="006D67DC">
            <w:pPr>
              <w:pStyle w:val="BodyText"/>
              <w:spacing w:before="20" w:after="20" w:line="240" w:lineRule="auto"/>
              <w:ind w:left="0"/>
              <w:jc w:val="left"/>
              <w:rPr>
                <w:ins w:id="286" w:author="Guo Zi Qiang Robin" w:date="2026-10-08T12:00:00Z"/>
              </w:rPr>
            </w:pPr>
            <w:ins w:id="287" w:author="Guo Zi Qiang Robin" w:date="2026-10-08T12:00:00Z">
              <w:r>
                <w:rPr>
                  <w:b/>
                </w:rPr>
                <w:t>Guardrail</w:t>
              </w:r>
            </w:ins>
          </w:p>
        </w:tc>
        <w:tc>
          <w:tcPr>
            <w:tcW w:w="6426" w:type="dxa"/>
            <w:vAlign w:val="center"/>
          </w:tcPr>
          <w:p w14:paraId="238EF214" w14:textId="77777777" w:rsidR="00047E94" w:rsidRDefault="006D67DC">
            <w:pPr>
              <w:pStyle w:val="BodyText"/>
              <w:spacing w:before="20" w:after="20" w:line="240" w:lineRule="auto"/>
              <w:ind w:left="0"/>
              <w:jc w:val="left"/>
              <w:rPr>
                <w:ins w:id="288" w:author="Guo Zi Qiang Robin" w:date="2026-10-08T12:00:00Z"/>
              </w:rPr>
            </w:pPr>
            <w:ins w:id="289" w:author="Guo Zi Qiang Robin" w:date="2026-10-08T12:00:00Z">
              <w:r>
                <w:t>A safety check around an AI chatbot that allows, blocks or flags each message.</w:t>
              </w:r>
            </w:ins>
          </w:p>
        </w:tc>
      </w:tr>
      <w:tr w:rsidR="00047E94" w14:paraId="7D31B868" w14:textId="77777777">
        <w:trPr>
          <w:ins w:id="290" w:author="Guo Zi Qiang Robin" w:date="2026-10-08T12:00:00Z"/>
        </w:trPr>
        <w:tc>
          <w:tcPr>
            <w:tcW w:w="2600" w:type="dxa"/>
            <w:vAlign w:val="center"/>
          </w:tcPr>
          <w:p w14:paraId="464043B5" w14:textId="77777777" w:rsidR="00047E94" w:rsidRDefault="006D67DC">
            <w:pPr>
              <w:pStyle w:val="BodyText"/>
              <w:spacing w:before="20" w:after="20" w:line="240" w:lineRule="auto"/>
              <w:ind w:left="0"/>
              <w:jc w:val="left"/>
              <w:rPr>
                <w:ins w:id="291" w:author="Guo Zi Qiang Robin" w:date="2026-10-08T12:00:00Z"/>
              </w:rPr>
            </w:pPr>
            <w:ins w:id="292" w:author="Guo Zi Qiang Robin" w:date="2026-10-08T12:00:00Z">
              <w:r>
                <w:rPr>
                  <w:b/>
                </w:rPr>
                <w:t>LionGuard 2</w:t>
              </w:r>
            </w:ins>
          </w:p>
        </w:tc>
        <w:tc>
          <w:tcPr>
            <w:tcW w:w="6426" w:type="dxa"/>
            <w:vAlign w:val="center"/>
          </w:tcPr>
          <w:p w14:paraId="2A72479A" w14:textId="77777777" w:rsidR="00047E94" w:rsidRDefault="006D67DC">
            <w:pPr>
              <w:pStyle w:val="BodyText"/>
              <w:spacing w:before="20" w:after="20" w:line="240" w:lineRule="auto"/>
              <w:ind w:left="0"/>
              <w:jc w:val="left"/>
              <w:rPr>
                <w:ins w:id="293" w:author="Guo Zi Qiang Robin" w:date="2026-10-08T12:00:00Z"/>
              </w:rPr>
            </w:pPr>
            <w:ins w:id="294" w:author="Guo Zi Qiang Robin" w:date="2026-10-08T12:00:00Z">
              <w:r>
                <w:t>GovTech’s Singapore-tuned harmful-content classifier, served through Sentinel.</w:t>
              </w:r>
            </w:ins>
          </w:p>
        </w:tc>
      </w:tr>
      <w:tr w:rsidR="00047E94" w14:paraId="49B32E75" w14:textId="77777777">
        <w:trPr>
          <w:ins w:id="295" w:author="Guo Zi Qiang Robin" w:date="2026-10-08T12:00:00Z"/>
        </w:trPr>
        <w:tc>
          <w:tcPr>
            <w:tcW w:w="2600" w:type="dxa"/>
            <w:vAlign w:val="center"/>
          </w:tcPr>
          <w:p w14:paraId="777C6956" w14:textId="77777777" w:rsidR="00047E94" w:rsidRDefault="006D67DC">
            <w:pPr>
              <w:pStyle w:val="BodyText"/>
              <w:spacing w:before="20" w:after="20" w:line="240" w:lineRule="auto"/>
              <w:ind w:left="0"/>
              <w:jc w:val="left"/>
              <w:rPr>
                <w:ins w:id="296" w:author="Guo Zi Qiang Robin" w:date="2026-10-08T12:00:00Z"/>
              </w:rPr>
            </w:pPr>
            <w:ins w:id="297" w:author="Guo Zi Qiang Robin" w:date="2026-10-08T12:00:00Z">
              <w:r>
                <w:rPr>
                  <w:b/>
                </w:rPr>
                <w:t>Litmus</w:t>
              </w:r>
            </w:ins>
          </w:p>
        </w:tc>
        <w:tc>
          <w:tcPr>
            <w:tcW w:w="6426" w:type="dxa"/>
            <w:vAlign w:val="center"/>
          </w:tcPr>
          <w:p w14:paraId="7AE1F64F" w14:textId="77777777" w:rsidR="00047E94" w:rsidRDefault="006D67DC">
            <w:pPr>
              <w:pStyle w:val="BodyText"/>
              <w:spacing w:before="20" w:after="20" w:line="240" w:lineRule="auto"/>
              <w:ind w:left="0"/>
              <w:jc w:val="left"/>
              <w:rPr>
                <w:ins w:id="298" w:author="Guo Zi Qiang Robin" w:date="2026-10-08T12:00:00Z"/>
              </w:rPr>
            </w:pPr>
            <w:ins w:id="299" w:author="Guo Zi Qiang Robin" w:date="2026-10-08T12:00:00Z">
              <w:r>
                <w:t>GovTech’s pre-deployment testing platform for generative AI applications.</w:t>
              </w:r>
            </w:ins>
          </w:p>
        </w:tc>
      </w:tr>
      <w:tr w:rsidR="00047E94" w14:paraId="090A3491" w14:textId="77777777">
        <w:trPr>
          <w:ins w:id="300" w:author="Guo Zi Qiang Robin" w:date="2026-10-08T12:00:00Z"/>
        </w:trPr>
        <w:tc>
          <w:tcPr>
            <w:tcW w:w="2600" w:type="dxa"/>
            <w:vAlign w:val="center"/>
          </w:tcPr>
          <w:p w14:paraId="7A0A1EC9" w14:textId="77777777" w:rsidR="00047E94" w:rsidRDefault="006D67DC">
            <w:pPr>
              <w:pStyle w:val="BodyText"/>
              <w:spacing w:before="20" w:after="20" w:line="240" w:lineRule="auto"/>
              <w:ind w:left="0"/>
              <w:jc w:val="left"/>
              <w:rPr>
                <w:ins w:id="301" w:author="Guo Zi Qiang Robin" w:date="2026-10-08T12:00:00Z"/>
              </w:rPr>
            </w:pPr>
            <w:ins w:id="302" w:author="Guo Zi Qiang Robin" w:date="2026-10-08T12:00:00Z">
              <w:r>
                <w:rPr>
                  <w:b/>
                </w:rPr>
                <w:t>Llama Guard</w:t>
              </w:r>
            </w:ins>
          </w:p>
        </w:tc>
        <w:tc>
          <w:tcPr>
            <w:tcW w:w="6426" w:type="dxa"/>
            <w:vAlign w:val="center"/>
          </w:tcPr>
          <w:p w14:paraId="714BEE84" w14:textId="77777777" w:rsidR="00047E94" w:rsidRDefault="006D67DC">
            <w:pPr>
              <w:pStyle w:val="BodyText"/>
              <w:spacing w:before="20" w:after="20" w:line="240" w:lineRule="auto"/>
              <w:ind w:left="0"/>
              <w:jc w:val="left"/>
              <w:rPr>
                <w:ins w:id="303" w:author="Guo Zi Qiang Robin" w:date="2026-10-08T12:00:00Z"/>
              </w:rPr>
            </w:pPr>
            <w:ins w:id="304" w:author="Guo Zi Qiang Robin" w:date="2026-10-08T12:00:00Z">
              <w:r>
                <w:t>Meta’s openly released safety classifier for chatbot inputs and outputs.</w:t>
              </w:r>
            </w:ins>
          </w:p>
        </w:tc>
      </w:tr>
      <w:tr w:rsidR="00047E94" w14:paraId="67060251" w14:textId="77777777">
        <w:trPr>
          <w:ins w:id="305" w:author="Guo Zi Qiang Robin" w:date="2026-10-08T12:00:00Z"/>
        </w:trPr>
        <w:tc>
          <w:tcPr>
            <w:tcW w:w="2600" w:type="dxa"/>
            <w:vAlign w:val="center"/>
          </w:tcPr>
          <w:p w14:paraId="678F66D4" w14:textId="77777777" w:rsidR="00047E94" w:rsidRDefault="006D67DC">
            <w:pPr>
              <w:pStyle w:val="BodyText"/>
              <w:spacing w:before="20" w:after="20" w:line="240" w:lineRule="auto"/>
              <w:ind w:left="0"/>
              <w:jc w:val="left"/>
              <w:rPr>
                <w:ins w:id="306" w:author="Guo Zi Qiang Robin" w:date="2026-10-08T12:00:00Z"/>
              </w:rPr>
            </w:pPr>
            <w:ins w:id="307" w:author="Guo Zi Qiang Robin" w:date="2026-10-08T12:00:00Z">
              <w:r>
                <w:rPr>
                  <w:b/>
                </w:rPr>
                <w:t>LTA</w:t>
              </w:r>
            </w:ins>
          </w:p>
        </w:tc>
        <w:tc>
          <w:tcPr>
            <w:tcW w:w="6426" w:type="dxa"/>
            <w:vAlign w:val="center"/>
          </w:tcPr>
          <w:p w14:paraId="0368D026" w14:textId="77777777" w:rsidR="00047E94" w:rsidRDefault="006D67DC">
            <w:pPr>
              <w:pStyle w:val="BodyText"/>
              <w:spacing w:before="20" w:after="20" w:line="240" w:lineRule="auto"/>
              <w:ind w:left="0"/>
              <w:jc w:val="left"/>
              <w:rPr>
                <w:ins w:id="308" w:author="Guo Zi Qiang Robin" w:date="2026-10-08T12:00:00Z"/>
              </w:rPr>
            </w:pPr>
            <w:ins w:id="309" w:author="Guo Zi Qiang Robin" w:date="2026-10-08T12:00:00Z">
              <w:r>
                <w:t>Land Transport Authority.</w:t>
              </w:r>
            </w:ins>
          </w:p>
        </w:tc>
      </w:tr>
      <w:tr w:rsidR="00047E94" w14:paraId="4921C95D" w14:textId="77777777">
        <w:trPr>
          <w:ins w:id="310" w:author="Guo Zi Qiang Robin" w:date="2026-10-08T12:00:00Z"/>
        </w:trPr>
        <w:tc>
          <w:tcPr>
            <w:tcW w:w="2600" w:type="dxa"/>
            <w:vAlign w:val="center"/>
          </w:tcPr>
          <w:p w14:paraId="6C93C653" w14:textId="77777777" w:rsidR="00047E94" w:rsidRDefault="006D67DC">
            <w:pPr>
              <w:pStyle w:val="BodyText"/>
              <w:spacing w:before="20" w:after="20" w:line="240" w:lineRule="auto"/>
              <w:ind w:left="0"/>
              <w:jc w:val="left"/>
              <w:rPr>
                <w:ins w:id="311" w:author="Guo Zi Qiang Robin" w:date="2026-10-08T12:00:00Z"/>
              </w:rPr>
            </w:pPr>
            <w:ins w:id="312" w:author="Guo Zi Qiang Robin" w:date="2026-10-08T12:00:00Z">
              <w:r>
                <w:rPr>
                  <w:b/>
                </w:rPr>
                <w:t>NeMo Guardrails</w:t>
              </w:r>
            </w:ins>
          </w:p>
        </w:tc>
        <w:tc>
          <w:tcPr>
            <w:tcW w:w="6426" w:type="dxa"/>
            <w:vAlign w:val="center"/>
          </w:tcPr>
          <w:p w14:paraId="7C2C4361" w14:textId="77777777" w:rsidR="00047E94" w:rsidRDefault="006D67DC">
            <w:pPr>
              <w:pStyle w:val="BodyText"/>
              <w:spacing w:before="20" w:after="20" w:line="240" w:lineRule="auto"/>
              <w:ind w:left="0"/>
              <w:jc w:val="left"/>
              <w:rPr>
                <w:ins w:id="313" w:author="Guo Zi Qiang Robin" w:date="2026-10-08T12:00:00Z"/>
              </w:rPr>
            </w:pPr>
            <w:ins w:id="314" w:author="Guo Zi Qiang Robin" w:date="2026-10-08T12:00:00Z">
              <w:r>
                <w:t>NVIDIA’s open-source toolkit for adding guardrails to chatbot applications.</w:t>
              </w:r>
            </w:ins>
          </w:p>
        </w:tc>
      </w:tr>
      <w:tr w:rsidR="00047E94" w14:paraId="7AC7D13E" w14:textId="77777777">
        <w:trPr>
          <w:ins w:id="315" w:author="Guo Zi Qiang Robin" w:date="2026-10-08T12:00:00Z"/>
        </w:trPr>
        <w:tc>
          <w:tcPr>
            <w:tcW w:w="2600" w:type="dxa"/>
            <w:vAlign w:val="center"/>
          </w:tcPr>
          <w:p w14:paraId="3036C8A2" w14:textId="77777777" w:rsidR="00047E94" w:rsidRDefault="006D67DC">
            <w:pPr>
              <w:pStyle w:val="BodyText"/>
              <w:spacing w:before="20" w:after="20" w:line="240" w:lineRule="auto"/>
              <w:ind w:left="0"/>
              <w:jc w:val="left"/>
              <w:rPr>
                <w:ins w:id="316" w:author="Guo Zi Qiang Robin" w:date="2026-10-08T12:00:00Z"/>
              </w:rPr>
            </w:pPr>
            <w:ins w:id="317" w:author="Guo Zi Qiang Robin" w:date="2026-10-08T12:00:00Z">
              <w:r>
                <w:rPr>
                  <w:b/>
                </w:rPr>
                <w:t>OSCAL</w:t>
              </w:r>
            </w:ins>
          </w:p>
        </w:tc>
        <w:tc>
          <w:tcPr>
            <w:tcW w:w="6426" w:type="dxa"/>
            <w:vAlign w:val="center"/>
          </w:tcPr>
          <w:p w14:paraId="40BBAC25" w14:textId="77777777" w:rsidR="00047E94" w:rsidRDefault="006D67DC">
            <w:pPr>
              <w:pStyle w:val="BodyText"/>
              <w:spacing w:before="20" w:after="20" w:line="240" w:lineRule="auto"/>
              <w:ind w:left="0"/>
              <w:jc w:val="left"/>
              <w:rPr>
                <w:ins w:id="318" w:author="Guo Zi Qiang Robin" w:date="2026-10-08T12:00:00Z"/>
              </w:rPr>
            </w:pPr>
            <w:ins w:id="319" w:author="Guo Zi Qiang Robin" w:date="2026-10-08T12:00:00Z">
              <w:r>
                <w:t>Open Security Controls Assessment Language: a machine-readable format for security controls.</w:t>
              </w:r>
            </w:ins>
          </w:p>
        </w:tc>
      </w:tr>
      <w:tr w:rsidR="00047E94" w14:paraId="30A1D69E" w14:textId="77777777">
        <w:trPr>
          <w:ins w:id="320" w:author="Guo Zi Qiang Robin" w:date="2026-10-08T12:00:00Z"/>
        </w:trPr>
        <w:tc>
          <w:tcPr>
            <w:tcW w:w="2600" w:type="dxa"/>
            <w:vAlign w:val="center"/>
          </w:tcPr>
          <w:p w14:paraId="5EB33481" w14:textId="77777777" w:rsidR="00047E94" w:rsidRDefault="006D67DC">
            <w:pPr>
              <w:pStyle w:val="BodyText"/>
              <w:spacing w:before="20" w:after="20" w:line="240" w:lineRule="auto"/>
              <w:ind w:left="0"/>
              <w:jc w:val="left"/>
              <w:rPr>
                <w:ins w:id="321" w:author="Guo Zi Qiang Robin" w:date="2026-10-08T12:00:00Z"/>
              </w:rPr>
            </w:pPr>
            <w:ins w:id="322" w:author="Guo Zi Qiang Robin" w:date="2026-10-08T12:00:00Z">
              <w:r>
                <w:rPr>
                  <w:b/>
                </w:rPr>
                <w:t>Prompt Guard 2</w:t>
              </w:r>
            </w:ins>
          </w:p>
        </w:tc>
        <w:tc>
          <w:tcPr>
            <w:tcW w:w="6426" w:type="dxa"/>
            <w:vAlign w:val="center"/>
          </w:tcPr>
          <w:p w14:paraId="1BF211CE" w14:textId="77777777" w:rsidR="00047E94" w:rsidRDefault="006D67DC">
            <w:pPr>
              <w:pStyle w:val="BodyText"/>
              <w:spacing w:before="20" w:after="20" w:line="240" w:lineRule="auto"/>
              <w:ind w:left="0"/>
              <w:jc w:val="left"/>
              <w:rPr>
                <w:ins w:id="323" w:author="Guo Zi Qiang Robin" w:date="2026-10-08T12:00:00Z"/>
              </w:rPr>
            </w:pPr>
            <w:ins w:id="324" w:author="Guo Zi Qiang Robin" w:date="2026-10-08T12:00:00Z">
              <w:r>
                <w:t>Meta’s small classifier for jailbreak and prompt-attack detection (part of Purple Llama).</w:t>
              </w:r>
            </w:ins>
          </w:p>
        </w:tc>
      </w:tr>
      <w:tr w:rsidR="00047E94" w14:paraId="1771E73A" w14:textId="77777777">
        <w:trPr>
          <w:ins w:id="325" w:author="Guo Zi Qiang Robin" w:date="2026-10-08T12:00:00Z"/>
        </w:trPr>
        <w:tc>
          <w:tcPr>
            <w:tcW w:w="2600" w:type="dxa"/>
            <w:vAlign w:val="center"/>
          </w:tcPr>
          <w:p w14:paraId="4BB32983" w14:textId="77777777" w:rsidR="00047E94" w:rsidRDefault="006D67DC">
            <w:pPr>
              <w:pStyle w:val="BodyText"/>
              <w:spacing w:before="20" w:after="20" w:line="240" w:lineRule="auto"/>
              <w:ind w:left="0"/>
              <w:jc w:val="left"/>
              <w:rPr>
                <w:ins w:id="326" w:author="Guo Zi Qiang Robin" w:date="2026-10-08T12:00:00Z"/>
              </w:rPr>
            </w:pPr>
            <w:ins w:id="327" w:author="Guo Zi Qiang Robin" w:date="2026-10-08T12:00:00Z">
              <w:r>
                <w:rPr>
                  <w:b/>
                </w:rPr>
                <w:t>Purple Llama</w:t>
              </w:r>
            </w:ins>
          </w:p>
        </w:tc>
        <w:tc>
          <w:tcPr>
            <w:tcW w:w="6426" w:type="dxa"/>
            <w:vAlign w:val="center"/>
          </w:tcPr>
          <w:p w14:paraId="334C76AF" w14:textId="77777777" w:rsidR="00047E94" w:rsidRDefault="006D67DC">
            <w:pPr>
              <w:pStyle w:val="BodyText"/>
              <w:spacing w:before="20" w:after="20" w:line="240" w:lineRule="auto"/>
              <w:ind w:left="0"/>
              <w:jc w:val="left"/>
              <w:rPr>
                <w:ins w:id="328" w:author="Guo Zi Qiang Robin" w:date="2026-10-08T12:00:00Z"/>
              </w:rPr>
            </w:pPr>
            <w:ins w:id="329" w:author="Guo Zi Qiang Robin" w:date="2026-10-08T12:00:00Z">
              <w:r>
                <w:t>Meta’s umbrella project of open safety tools and evaluations.</w:t>
              </w:r>
            </w:ins>
          </w:p>
        </w:tc>
      </w:tr>
      <w:tr w:rsidR="00047E94" w14:paraId="01D52719" w14:textId="77777777">
        <w:trPr>
          <w:ins w:id="330" w:author="Guo Zi Qiang Robin" w:date="2026-10-08T12:00:00Z"/>
        </w:trPr>
        <w:tc>
          <w:tcPr>
            <w:tcW w:w="2600" w:type="dxa"/>
            <w:vAlign w:val="center"/>
          </w:tcPr>
          <w:p w14:paraId="07C052C6" w14:textId="77777777" w:rsidR="00047E94" w:rsidRDefault="006D67DC">
            <w:pPr>
              <w:pStyle w:val="BodyText"/>
              <w:spacing w:before="20" w:after="20" w:line="240" w:lineRule="auto"/>
              <w:ind w:left="0"/>
              <w:jc w:val="left"/>
              <w:rPr>
                <w:ins w:id="331" w:author="Guo Zi Qiang Robin" w:date="2026-10-08T12:00:00Z"/>
              </w:rPr>
            </w:pPr>
            <w:ins w:id="332" w:author="Guo Zi Qiang Robin" w:date="2026-10-08T12:00:00Z">
              <w:r>
                <w:rPr>
                  <w:b/>
                </w:rPr>
                <w:t>Sentinel</w:t>
              </w:r>
            </w:ins>
          </w:p>
        </w:tc>
        <w:tc>
          <w:tcPr>
            <w:tcW w:w="6426" w:type="dxa"/>
            <w:vAlign w:val="center"/>
          </w:tcPr>
          <w:p w14:paraId="783419F8" w14:textId="77777777" w:rsidR="00047E94" w:rsidRDefault="006D67DC">
            <w:pPr>
              <w:pStyle w:val="BodyText"/>
              <w:spacing w:before="20" w:after="20" w:line="240" w:lineRule="auto"/>
              <w:ind w:left="0"/>
              <w:jc w:val="left"/>
              <w:rPr>
                <w:ins w:id="333" w:author="Guo Zi Qiang Robin" w:date="2026-10-08T12:00:00Z"/>
              </w:rPr>
            </w:pPr>
            <w:ins w:id="334" w:author="Guo Zi Qiang Robin" w:date="2026-10-08T12:00:00Z">
              <w:r>
                <w:t>GovTech’s hosted guardrail service.</w:t>
              </w:r>
            </w:ins>
          </w:p>
        </w:tc>
      </w:tr>
      <w:tr w:rsidR="00047E94" w14:paraId="0B25BD99" w14:textId="77777777">
        <w:trPr>
          <w:ins w:id="335" w:author="Guo Zi Qiang Robin" w:date="2026-10-08T12:00:00Z"/>
        </w:trPr>
        <w:tc>
          <w:tcPr>
            <w:tcW w:w="2600" w:type="dxa"/>
            <w:vAlign w:val="center"/>
          </w:tcPr>
          <w:p w14:paraId="6949A20D" w14:textId="77777777" w:rsidR="00047E94" w:rsidRDefault="006D67DC">
            <w:pPr>
              <w:pStyle w:val="BodyText"/>
              <w:spacing w:before="20" w:after="20" w:line="240" w:lineRule="auto"/>
              <w:ind w:left="0"/>
              <w:jc w:val="left"/>
              <w:rPr>
                <w:ins w:id="336" w:author="Guo Zi Qiang Robin" w:date="2026-10-08T12:00:00Z"/>
              </w:rPr>
            </w:pPr>
            <w:ins w:id="337" w:author="Guo Zi Qiang Robin" w:date="2026-10-08T12:00:00Z">
              <w:r>
                <w:rPr>
                  <w:b/>
                </w:rPr>
                <w:t>SSP</w:t>
              </w:r>
            </w:ins>
          </w:p>
        </w:tc>
        <w:tc>
          <w:tcPr>
            <w:tcW w:w="6426" w:type="dxa"/>
            <w:vAlign w:val="center"/>
          </w:tcPr>
          <w:p w14:paraId="48DAC0DD" w14:textId="77777777" w:rsidR="00047E94" w:rsidRDefault="006D67DC">
            <w:pPr>
              <w:pStyle w:val="BodyText"/>
              <w:spacing w:before="20" w:after="20" w:line="240" w:lineRule="auto"/>
              <w:ind w:left="0"/>
              <w:jc w:val="left"/>
              <w:rPr>
                <w:ins w:id="338" w:author="Guo Zi Qiang Robin" w:date="2026-10-08T12:00:00Z"/>
              </w:rPr>
            </w:pPr>
            <w:ins w:id="339" w:author="Guo Zi Qiang Robin" w:date="2026-10-08T12:00:00Z">
              <w:r>
                <w:t>The Singapore Government’s System Security Plan control catalogue, published by GovTech.</w:t>
              </w:r>
            </w:ins>
          </w:p>
        </w:tc>
      </w:tr>
      <w:tr w:rsidR="00047E94" w14:paraId="38E5B307" w14:textId="77777777">
        <w:trPr>
          <w:ins w:id="340" w:author="Guo Zi Qiang Robin" w:date="2026-10-08T12:00:00Z"/>
        </w:trPr>
        <w:tc>
          <w:tcPr>
            <w:tcW w:w="2600" w:type="dxa"/>
            <w:vAlign w:val="center"/>
          </w:tcPr>
          <w:p w14:paraId="41E74BDB" w14:textId="77777777" w:rsidR="00047E94" w:rsidRDefault="006D67DC">
            <w:pPr>
              <w:pStyle w:val="BodyText"/>
              <w:spacing w:before="20" w:after="20" w:line="240" w:lineRule="auto"/>
              <w:ind w:left="0"/>
              <w:jc w:val="left"/>
              <w:rPr>
                <w:ins w:id="341" w:author="Guo Zi Qiang Robin" w:date="2026-10-08T12:00:00Z"/>
              </w:rPr>
            </w:pPr>
            <w:ins w:id="342" w:author="Guo Zi Qiang Robin" w:date="2026-10-08T12:00:00Z">
              <w:r>
                <w:rPr>
                  <w:b/>
                </w:rPr>
                <w:t>STIX</w:t>
              </w:r>
            </w:ins>
          </w:p>
        </w:tc>
        <w:tc>
          <w:tcPr>
            <w:tcW w:w="6426" w:type="dxa"/>
            <w:vAlign w:val="center"/>
          </w:tcPr>
          <w:p w14:paraId="6155F004" w14:textId="77777777" w:rsidR="00047E94" w:rsidRDefault="006D67DC">
            <w:pPr>
              <w:pStyle w:val="BodyText"/>
              <w:spacing w:before="20" w:after="20" w:line="240" w:lineRule="auto"/>
              <w:ind w:left="0"/>
              <w:jc w:val="left"/>
              <w:rPr>
                <w:ins w:id="343" w:author="Guo Zi Qiang Robin" w:date="2026-10-08T12:00:00Z"/>
              </w:rPr>
            </w:pPr>
            <w:ins w:id="344" w:author="Guo Zi Qiang Robin" w:date="2026-10-08T12:00:00Z">
              <w:r>
                <w:t>Structured Threat Information Expression: a standard data format for threat knowledge.</w:t>
              </w:r>
            </w:ins>
          </w:p>
        </w:tc>
      </w:tr>
      <w:tr w:rsidR="00047E94" w14:paraId="29A6CEA6" w14:textId="77777777">
        <w:trPr>
          <w:ins w:id="345" w:author="Guo Zi Qiang Robin" w:date="2026-10-08T12:00:00Z"/>
        </w:trPr>
        <w:tc>
          <w:tcPr>
            <w:tcW w:w="2600" w:type="dxa"/>
            <w:vAlign w:val="center"/>
          </w:tcPr>
          <w:p w14:paraId="5F11EAC2" w14:textId="77777777" w:rsidR="00047E94" w:rsidRDefault="006D67DC">
            <w:pPr>
              <w:pStyle w:val="BodyText"/>
              <w:spacing w:before="20" w:after="20" w:line="240" w:lineRule="auto"/>
              <w:ind w:left="0"/>
              <w:jc w:val="left"/>
              <w:rPr>
                <w:ins w:id="346" w:author="Guo Zi Qiang Robin" w:date="2026-10-08T12:00:00Z"/>
              </w:rPr>
            </w:pPr>
            <w:ins w:id="347" w:author="Guo Zi Qiang Robin" w:date="2026-10-08T12:00:00Z">
              <w:r>
                <w:rPr>
                  <w:b/>
                </w:rPr>
                <w:t>Test bench (Guardrail Evaluation Test Bench)</w:t>
              </w:r>
            </w:ins>
          </w:p>
        </w:tc>
        <w:tc>
          <w:tcPr>
            <w:tcW w:w="6426" w:type="dxa"/>
            <w:vAlign w:val="center"/>
          </w:tcPr>
          <w:p w14:paraId="4D67FECD" w14:textId="77777777" w:rsidR="00047E94" w:rsidRDefault="006D67DC">
            <w:pPr>
              <w:pStyle w:val="BodyText"/>
              <w:spacing w:before="20" w:after="20" w:line="240" w:lineRule="auto"/>
              <w:ind w:left="0"/>
              <w:jc w:val="left"/>
              <w:rPr>
                <w:ins w:id="348" w:author="Guo Zi Qiang Robin" w:date="2026-10-08T12:00:00Z"/>
              </w:rPr>
            </w:pPr>
            <w:ins w:id="349" w:author="Guo Zi Qiang Robin" w:date="2026-10-08T12:00:00Z">
              <w:r>
                <w:t>The set-up that scores each guardrail in the comparison on the same labelled inputs.</w:t>
              </w:r>
            </w:ins>
          </w:p>
        </w:tc>
      </w:tr>
      <w:tr w:rsidR="00047E94" w14:paraId="5FE98B01" w14:textId="77777777">
        <w:trPr>
          <w:ins w:id="350" w:author="Guo Zi Qiang Robin" w:date="2026-10-08T12:00:00Z"/>
        </w:trPr>
        <w:tc>
          <w:tcPr>
            <w:tcW w:w="2600" w:type="dxa"/>
            <w:vAlign w:val="center"/>
          </w:tcPr>
          <w:p w14:paraId="7F52776A" w14:textId="77777777" w:rsidR="00047E94" w:rsidRDefault="006D67DC">
            <w:pPr>
              <w:pStyle w:val="BodyText"/>
              <w:spacing w:before="20" w:after="20" w:line="240" w:lineRule="auto"/>
              <w:ind w:left="0"/>
              <w:jc w:val="left"/>
              <w:rPr>
                <w:ins w:id="351" w:author="Guo Zi Qiang Robin" w:date="2026-10-08T12:00:00Z"/>
              </w:rPr>
            </w:pPr>
            <w:ins w:id="352" w:author="Guo Zi Qiang Robin" w:date="2026-10-08T12:00:00Z">
              <w:r>
                <w:rPr>
                  <w:b/>
                </w:rPr>
                <w:t>Tier 1 / Tier 2</w:t>
              </w:r>
            </w:ins>
          </w:p>
        </w:tc>
        <w:tc>
          <w:tcPr>
            <w:tcW w:w="6426" w:type="dxa"/>
            <w:vAlign w:val="center"/>
          </w:tcPr>
          <w:p w14:paraId="19BC17CB" w14:textId="77777777" w:rsidR="00047E94" w:rsidRDefault="006D67DC">
            <w:pPr>
              <w:pStyle w:val="BodyText"/>
              <w:spacing w:before="20" w:after="20" w:line="240" w:lineRule="auto"/>
              <w:ind w:left="0"/>
              <w:jc w:val="left"/>
              <w:rPr>
                <w:ins w:id="353" w:author="Guo Zi Qiang Robin" w:date="2026-10-08T12:00:00Z"/>
              </w:rPr>
            </w:pPr>
            <w:ins w:id="354" w:author="Guo Zi Qiang Robin" w:date="2026-10-08T12:00:00Z">
              <w:r>
                <w:t>Tier 1: the first proposed comparison (harmful-content classification of user prompts; jailbreak / prompt-attack detection). Tier 2: all other guardrail functions, under investigation, each for a stated reason.</w:t>
              </w:r>
            </w:ins>
          </w:p>
        </w:tc>
      </w:tr>
    </w:tbl>
    <w:p w14:paraId="1D86916A" w14:textId="77777777" w:rsidR="00047E94" w:rsidRDefault="00047E94">
      <w:pPr>
        <w:pStyle w:val="BodyText"/>
        <w:rPr>
          <w:ins w:id="355" w:author="Guo Zi Qiang Robin" w:date="2026-10-08T12:00:00Z"/>
        </w:rPr>
      </w:pPr>
    </w:p>
    <w:p w14:paraId="4E854023" w14:textId="77777777" w:rsidR="00047E94" w:rsidRDefault="006D67DC">
      <w:pPr>
        <w:pStyle w:val="BodyText"/>
        <w:rPr>
          <w:ins w:id="356" w:author="Guo Zi Qiang Robin" w:date="2026-10-08T12:00:00Z"/>
        </w:rPr>
      </w:pPr>
      <w:ins w:id="357" w:author="Guo Zi Qiang Robin" w:date="2026-10-08T12:00:00Z">
        <w:r>
          <w:br w:type="page"/>
        </w:r>
      </w:ins>
    </w:p>
    <w:p w14:paraId="000F234F" w14:textId="0E8BF44E" w:rsidR="009837C3" w:rsidRPr="009837C3" w:rsidRDefault="009837C3" w:rsidP="009837C3">
      <w:pPr>
        <w:pStyle w:val="BodyText"/>
        <w:spacing w:after="160"/>
        <w:ind w:left="720" w:hanging="720"/>
        <w:rPr>
          <w:b/>
          <w:bCs/>
        </w:rPr>
      </w:pPr>
      <w:r>
        <w:rPr>
          <w:b/>
          <w:bCs/>
        </w:rPr>
        <w:lastRenderedPageBreak/>
        <w:tab/>
      </w:r>
      <w:r w:rsidRPr="009837C3">
        <w:rPr>
          <w:b/>
          <w:bCs/>
        </w:rPr>
        <w:t>Annex D: References</w:t>
      </w:r>
    </w:p>
    <w:p w14:paraId="5FCA2B12" w14:textId="6D37FEA6" w:rsidR="009837C3" w:rsidRDefault="006F0B12" w:rsidP="009837C3">
      <w:pPr>
        <w:pStyle w:val="BodyText"/>
        <w:spacing w:after="160"/>
        <w:ind w:left="720" w:hanging="720"/>
      </w:pPr>
      <w:r>
        <w:t>s</w:t>
      </w:r>
    </w:p>
    <w:p w14:paraId="69E3332B" w14:textId="77777777" w:rsidR="009837C3" w:rsidRDefault="009837C3" w:rsidP="009837C3">
      <w:pPr>
        <w:pStyle w:val="BodyText"/>
        <w:spacing w:after="160"/>
        <w:ind w:left="720" w:hanging="720"/>
      </w:pPr>
      <w:r>
        <w:t>Government Technology Agency. (n.d.-a). Litmus. Retrieved October 8, 2026, from https://www.developer.tech.gov.sg/products/categories/cybersecurity/litmus</w:t>
      </w:r>
    </w:p>
    <w:p w14:paraId="4C2EFA19" w14:textId="77777777" w:rsidR="009837C3" w:rsidRDefault="009837C3" w:rsidP="009837C3">
      <w:pPr>
        <w:pStyle w:val="BodyText"/>
        <w:spacing w:after="160"/>
        <w:ind w:left="720" w:hanging="720"/>
      </w:pPr>
      <w:r>
        <w:t>Government Technology Agency. (n.d.-b). Sentinel. Retrieved October 8, 2026, from https://www.developer.tech.gov.sg/products/categories/cybersecurity/sentinel</w:t>
      </w:r>
    </w:p>
    <w:p w14:paraId="413D6620" w14:textId="77777777" w:rsidR="009837C3" w:rsidRDefault="009837C3" w:rsidP="009837C3">
      <w:pPr>
        <w:pStyle w:val="BodyText"/>
        <w:spacing w:after="160"/>
        <w:ind w:left="720" w:hanging="720"/>
      </w:pPr>
      <w:r>
        <w:t>Government Technology Agency. (2025). System Security Plan (SSP). https://info.standards.tech.gov.sg/ssp/</w:t>
      </w:r>
    </w:p>
    <w:p w14:paraId="6B83B9AE" w14:textId="77777777" w:rsidR="009837C3" w:rsidRDefault="009837C3" w:rsidP="009837C3">
      <w:pPr>
        <w:pStyle w:val="BodyText"/>
        <w:spacing w:after="160"/>
        <w:ind w:left="720" w:hanging="720"/>
      </w:pPr>
      <w:r>
        <w:t>Inan, H., Upasani, K., Chi, J., Rungta, R., Iyer, K., Mao, Y., Tontchev, M., Hu, Q., Fuller, B., Testuggine, D., &amp; Khabsa, M. (2023). Llama Guard: LLM-based input-output safeguard for human-AI conversations (arXiv:2312.06674). arXiv. https://doi.org/10.48550/arXiv.2312.06674</w:t>
      </w:r>
    </w:p>
    <w:p w14:paraId="3777432B" w14:textId="77777777" w:rsidR="009837C3" w:rsidRDefault="009837C3" w:rsidP="009837C3">
      <w:pPr>
        <w:pStyle w:val="BodyText"/>
        <w:spacing w:after="160"/>
        <w:ind w:left="720" w:hanging="720"/>
      </w:pPr>
      <w:r>
        <w:t>Meta. (2025). Llama Guard 4 [Model card and prompt format]. Retrieved October 8, 2026, from https://developer.meta.com/ai/docs/model-cards-and-prompt-formats/llama-guard-4/</w:t>
      </w:r>
    </w:p>
    <w:p w14:paraId="7558A54E" w14:textId="77777777" w:rsidR="009837C3" w:rsidRDefault="009837C3" w:rsidP="009837C3">
      <w:pPr>
        <w:pStyle w:val="BodyText"/>
        <w:spacing w:after="160"/>
        <w:ind w:left="720" w:hanging="720"/>
      </w:pPr>
      <w:r>
        <w:t>Meta AI. (2023, December 7). Announcing Purple Llama: Towards open trust and safety in the new world of generative AI. https://ai.meta.com/blog/purple-llama-open-trust-safety-generative-ai/</w:t>
      </w:r>
    </w:p>
    <w:p w14:paraId="64CA959F" w14:textId="77777777" w:rsidR="009837C3" w:rsidRDefault="009837C3" w:rsidP="009837C3">
      <w:pPr>
        <w:pStyle w:val="BodyText"/>
        <w:spacing w:after="160"/>
        <w:ind w:left="720" w:hanging="720"/>
      </w:pPr>
      <w:r>
        <w:t>The MITRE Corporation. (n.d.-a). MITRE ATLAS: Adversarial Threat Landscape for Artificial-Intelligence Systems. Retrieved October 8, 2026, from https://atlas.mitre.org/</w:t>
      </w:r>
    </w:p>
    <w:p w14:paraId="4ADAF15E" w14:textId="77777777" w:rsidR="009837C3" w:rsidRDefault="009837C3" w:rsidP="009837C3">
      <w:pPr>
        <w:pStyle w:val="BodyText"/>
        <w:spacing w:after="160"/>
        <w:ind w:left="720" w:hanging="720"/>
      </w:pPr>
      <w:r>
        <w:t>The MITRE Corporation. (n.d.-b). MITRE ATT&amp;CK. Retrieved October 8, 2026, from https://attack.mitre.org/</w:t>
      </w:r>
    </w:p>
    <w:p w14:paraId="4C6A7F9C" w14:textId="77777777" w:rsidR="009837C3" w:rsidRDefault="009837C3" w:rsidP="009837C3">
      <w:pPr>
        <w:pStyle w:val="BodyText"/>
        <w:spacing w:after="160"/>
        <w:ind w:left="720" w:hanging="720"/>
      </w:pPr>
      <w:r>
        <w:t>Rebedea, T., Dinu, R., Sreedhar, M., Parisien, C., &amp; Cohen, J. (2023). NeMo Guardrails: A toolkit for controllable and safe LLM applications with programmable rails. In Proceedings of the 2023 Conference on Empirical Methods in Natural Language Processing: System Demonstrations (pp. 431–445). Association for Computational Linguistics. https://doi.org/10.18653/v1/2023.emnlp-demo.40</w:t>
      </w:r>
    </w:p>
    <w:p w14:paraId="442D4EAD" w14:textId="2CAE630F" w:rsidR="00047E94" w:rsidRDefault="009837C3" w:rsidP="009837C3">
      <w:pPr>
        <w:pStyle w:val="BodyText"/>
        <w:spacing w:after="160"/>
        <w:ind w:left="720" w:hanging="720"/>
        <w:jc w:val="left"/>
        <w:rPr>
          <w:ins w:id="358" w:author="Guo Zi Qiang Robin" w:date="2026-10-08T12:00:00Z"/>
        </w:rPr>
      </w:pPr>
      <w:r>
        <w:t>Tan, L., Chua, G., Ge, Z., &amp; Lee, R. K.-W. (2025). LionGuard 2: Building lightweight, data-efficient and localised multilingual content moderators. In Proceedings of the 2025 Conference on Empirical Methods in Natural Language Processing: System Demonstrations (pp. 264–285). Association for Computational Linguistics. https://aclanthology.org/2025.emnlp-demos.20/</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