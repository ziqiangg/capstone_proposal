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B384B" w14:textId="77777777" w:rsidR="00603C7A" w:rsidRDefault="00603C7A" w:rsidP="00A60E08">
      <w:pPr>
        <w:pStyle w:val="BodyText"/>
        <w:jc w:val="center"/>
        <w:rPr>
          <w:b/>
          <w:sz w:val="32"/>
          <w:szCs w:val="33"/>
        </w:rPr>
      </w:pPr>
      <w:r>
        <w:rPr>
          <w:b/>
          <w:sz w:val="32"/>
          <w:szCs w:val="33"/>
        </w:rPr>
        <w:t>Singapore Institute of Technology</w:t>
      </w:r>
    </w:p>
    <w:p w14:paraId="3E1B63B2" w14:textId="77777777" w:rsidR="00603C7A" w:rsidRDefault="00866D62" w:rsidP="00A60E08">
      <w:pPr>
        <w:pStyle w:val="BodyText"/>
        <w:jc w:val="center"/>
        <w:rPr>
          <w:b/>
          <w:sz w:val="32"/>
          <w:szCs w:val="33"/>
        </w:rPr>
      </w:pPr>
      <w:r>
        <w:rPr>
          <w:b/>
          <w:bCs/>
          <w:sz w:val="32"/>
          <w:szCs w:val="32"/>
        </w:rPr>
        <w:t>Information and Communications Technology Cluster</w:t>
      </w:r>
    </w:p>
    <w:p w14:paraId="3BCC8452" w14:textId="77777777" w:rsidR="00603C7A" w:rsidRPr="00FE07AF" w:rsidRDefault="6B0F9FD0" w:rsidP="660D2A7E">
      <w:pPr>
        <w:pStyle w:val="BodyText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AAI4001 Capstone Project</w:t>
      </w:r>
    </w:p>
    <w:p w14:paraId="2FFD23C5" w14:textId="77777777" w:rsidR="00603C7A" w:rsidRPr="00FE07AF" w:rsidRDefault="00603C7A" w:rsidP="00A60E08">
      <w:pPr>
        <w:pStyle w:val="BodyText"/>
        <w:jc w:val="center"/>
        <w:rPr>
          <w:sz w:val="28"/>
          <w:szCs w:val="28"/>
        </w:rPr>
      </w:pPr>
    </w:p>
    <w:p w14:paraId="1D51F836" w14:textId="77777777" w:rsidR="00603C7A" w:rsidRPr="00FE07AF" w:rsidRDefault="00603C7A" w:rsidP="00A60E08">
      <w:pPr>
        <w:pStyle w:val="BodyText"/>
        <w:jc w:val="center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Capstone Project Details (Form B)</w:t>
      </w:r>
    </w:p>
    <w:p w14:paraId="6CABF992" w14:textId="77777777" w:rsidR="00603C7A" w:rsidRDefault="00603C7A" w:rsidP="00A60E08">
      <w:pPr>
        <w:pStyle w:val="BodyText"/>
      </w:pPr>
    </w:p>
    <w:p w14:paraId="1C923A98" w14:textId="77777777" w:rsidR="00603C7A" w:rsidRDefault="00603C7A" w:rsidP="00E06E5F">
      <w:pPr>
        <w:pStyle w:val="Heading1"/>
        <w:numPr>
          <w:ilvl w:val="0"/>
          <w:numId w:val="34"/>
        </w:numPr>
      </w:pPr>
      <w:r>
        <w:t>General Capstone Project Information</w:t>
      </w:r>
    </w:p>
    <w:p w14:paraId="30DEAA11" w14:textId="77777777" w:rsidR="00603C7A" w:rsidRDefault="00603C7A" w:rsidP="00D8307C">
      <w:pPr>
        <w:pStyle w:val="BodyText"/>
      </w:pPr>
    </w:p>
    <w:p w14:paraId="692F27A3" w14:textId="77777777" w:rsidR="00B92548" w:rsidRPr="00AE1164" w:rsidRDefault="00B92548" w:rsidP="00B92548">
      <w:pPr>
        <w:pStyle w:val="BodyText"/>
        <w:rPr>
          <w:b/>
        </w:rPr>
      </w:pPr>
      <w:r>
        <w:rPr>
          <w:b/>
        </w:rPr>
        <w:t>Project Information:</w:t>
      </w:r>
    </w:p>
    <w:p w14:paraId="511093C5" w14:textId="77777777" w:rsidR="00B92548" w:rsidRDefault="00B92548" w:rsidP="00B92548">
      <w:pPr>
        <w:pStyle w:val="BodyText"/>
      </w:pPr>
    </w:p>
    <w:p w14:paraId="0401DA91" w14:textId="07929146" w:rsidR="00B92548" w:rsidRDefault="00B92548" w:rsidP="00B92548">
      <w:pPr>
        <w:pStyle w:val="BodyText"/>
      </w:pPr>
      <w:r>
        <w:t xml:space="preserve">(Project Title): </w:t>
      </w:r>
      <w:sdt>
        <w:sdtPr>
          <w:id w:val="664052563"/>
          <w:placeholder>
            <w:docPart w:val="6EA86982CA4B48C4B2A93E8AC8DA1133"/>
          </w:placeholder>
          <w15:color w:val="FF0000"/>
          <w:text/>
        </w:sdtPr>
        <w:sdtContent>
          <w:r w:rsidR="00E90AAC">
            <w:t>Beacon</w:t>
          </w:r>
        </w:sdtContent>
      </w:sdt>
    </w:p>
    <w:p w14:paraId="562A92AA" w14:textId="77777777" w:rsidR="00B92548" w:rsidRDefault="00B92548" w:rsidP="00B92548">
      <w:pPr>
        <w:pStyle w:val="BodyText"/>
      </w:pPr>
    </w:p>
    <w:p w14:paraId="3A49611E" w14:textId="77777777" w:rsidR="00B92548" w:rsidRDefault="00B92548" w:rsidP="00B92548">
      <w:pPr>
        <w:pStyle w:val="BodyText"/>
      </w:pPr>
      <w:r>
        <w:t xml:space="preserve">(Organization): </w:t>
      </w:r>
      <w:sdt>
        <w:sdtPr>
          <w:id w:val="-1463258527"/>
          <w:placeholder>
            <w:docPart w:val="952E7C3D1EC54B0C9E007B3EA93AF261"/>
          </w:placeholder>
          <w15:color w:val="FF0000"/>
          <w:text/>
        </w:sdtPr>
        <w:sdtContent>
          <w:r w:rsidR="00E90AAC">
            <w:t>Land Transport Authority (LTA)</w:t>
          </w:r>
        </w:sdtContent>
      </w:sdt>
    </w:p>
    <w:p w14:paraId="2C1FA22D" w14:textId="77777777" w:rsidR="00B92548" w:rsidRDefault="00B92548" w:rsidP="00B92548">
      <w:pPr>
        <w:pStyle w:val="BodyText"/>
      </w:pPr>
    </w:p>
    <w:p w14:paraId="549D6FDD" w14:textId="77777777" w:rsidR="00577CE2" w:rsidRPr="002D1A5F" w:rsidRDefault="00577CE2" w:rsidP="00B92548">
      <w:pPr>
        <w:pStyle w:val="BodyText"/>
      </w:pPr>
      <w:r>
        <w:t>(Initiation):</w:t>
      </w:r>
    </w:p>
    <w:p w14:paraId="36D9511F" w14:textId="77777777" w:rsidR="00577CE2" w:rsidRPr="00122818" w:rsidRDefault="00577CE2" w:rsidP="00B92548">
      <w:pPr>
        <w:pStyle w:val="BodyText"/>
        <w:rPr>
          <w:color w:val="FF0000"/>
        </w:rPr>
      </w:pPr>
    </w:p>
    <w:p w14:paraId="4A09D1F3" w14:textId="77777777" w:rsidR="00577CE2" w:rsidRPr="00122818" w:rsidRDefault="006D67DC" w:rsidP="00577CE2">
      <w:pPr>
        <w:pStyle w:val="BodyText"/>
        <w:rPr>
          <w:color w:val="FF0000"/>
        </w:rPr>
      </w:pPr>
      <w:sdt>
        <w:sdtPr>
          <w:rPr>
            <w:color w:val="FF0000"/>
          </w:rPr>
          <w:id w:val="915368571"/>
          <w15:color w:val="FF000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  <w:color w:val="FF0000"/>
            </w:rPr>
            <w:t>☒</w:t>
          </w:r>
        </w:sdtContent>
      </w:sdt>
      <w:r>
        <w:rPr>
          <w:color w:val="FF0000"/>
        </w:rPr>
        <w:t xml:space="preserve"> Project initiated by industry</w:t>
      </w:r>
    </w:p>
    <w:p w14:paraId="75C84040" w14:textId="77777777" w:rsidR="00577CE2" w:rsidRPr="00122818" w:rsidRDefault="006D67DC" w:rsidP="00577CE2">
      <w:pPr>
        <w:pStyle w:val="BodyText"/>
        <w:rPr>
          <w:color w:val="FF0000"/>
        </w:rPr>
      </w:pPr>
      <w:sdt>
        <w:sdtPr>
          <w:rPr>
            <w:color w:val="FF0000"/>
          </w:rPr>
          <w:id w:val="1379667943"/>
          <w15:color w:val="FF000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Segoe UI Symbol" w:hAnsi="Segoe UI Symbol" w:cs="Segoe UI Symbol"/>
              <w:color w:val="FF0000"/>
            </w:rPr>
            <w:t>☐</w:t>
          </w:r>
        </w:sdtContent>
      </w:sdt>
      <w:r>
        <w:rPr>
          <w:color w:val="FF0000"/>
        </w:rPr>
        <w:t xml:space="preserve"> Project initiated by student</w:t>
      </w:r>
    </w:p>
    <w:p w14:paraId="1E55C373" w14:textId="77777777" w:rsidR="00DD3E58" w:rsidRPr="00122818" w:rsidRDefault="00DD3E58" w:rsidP="00577CE2">
      <w:pPr>
        <w:pStyle w:val="BodyText"/>
        <w:rPr>
          <w:color w:val="FF0000"/>
        </w:rPr>
      </w:pPr>
    </w:p>
    <w:p w14:paraId="5B37D157" w14:textId="77777777" w:rsidR="00DD3E58" w:rsidRPr="002D1A5F" w:rsidRDefault="00DD3E58" w:rsidP="00577CE2">
      <w:pPr>
        <w:pStyle w:val="BodyText"/>
      </w:pPr>
      <w:r>
        <w:t>(Multi-disciplinary):</w:t>
      </w:r>
    </w:p>
    <w:p w14:paraId="0766EA26" w14:textId="77777777" w:rsidR="002C3ACD" w:rsidRPr="00122818" w:rsidRDefault="002C3ACD" w:rsidP="00577CE2">
      <w:pPr>
        <w:pStyle w:val="BodyText"/>
        <w:rPr>
          <w:color w:val="FF0000"/>
        </w:rPr>
      </w:pPr>
    </w:p>
    <w:p w14:paraId="12316ABB" w14:textId="77777777" w:rsidR="002C3ACD" w:rsidRPr="00122818" w:rsidRDefault="006D67DC" w:rsidP="002C3ACD">
      <w:pPr>
        <w:pStyle w:val="BodyText"/>
        <w:rPr>
          <w:color w:val="FF0000"/>
        </w:rPr>
      </w:pPr>
      <w:sdt>
        <w:sdtPr>
          <w:rPr>
            <w:color w:val="FF0000"/>
          </w:rPr>
          <w:id w:val="496703863"/>
          <w15:color w:val="FF000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Segoe UI Symbol" w:hAnsi="Segoe UI Symbol" w:cs="Segoe UI Symbol"/>
              <w:color w:val="FF0000"/>
            </w:rPr>
            <w:t>☐</w:t>
          </w:r>
        </w:sdtContent>
      </w:sdt>
      <w:r>
        <w:rPr>
          <w:color w:val="FF0000"/>
        </w:rPr>
        <w:t xml:space="preserve"> </w:t>
      </w:r>
      <w:r>
        <w:rPr>
          <w:color w:val="FF0000"/>
          <w:lang w:eastAsia="zh-TW"/>
        </w:rPr>
        <w:t>Project is multi-disciplinary (e.g. ICT and ENG)</w:t>
      </w:r>
    </w:p>
    <w:p w14:paraId="0CD840E2" w14:textId="77777777" w:rsidR="002C3ACD" w:rsidRPr="00122818" w:rsidRDefault="006D67DC" w:rsidP="002C3ACD">
      <w:pPr>
        <w:pStyle w:val="BodyText"/>
        <w:rPr>
          <w:color w:val="FF0000"/>
        </w:rPr>
      </w:pPr>
      <w:sdt>
        <w:sdtPr>
          <w:rPr>
            <w:color w:val="FF0000"/>
          </w:rPr>
          <w:id w:val="1129207240"/>
          <w15:color w:val="FF000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  <w:color w:val="FF0000"/>
            </w:rPr>
            <w:t>☒</w:t>
          </w:r>
        </w:sdtContent>
      </w:sdt>
      <w:r>
        <w:rPr>
          <w:color w:val="FF0000"/>
        </w:rPr>
        <w:t xml:space="preserve"> </w:t>
      </w:r>
      <w:r>
        <w:rPr>
          <w:color w:val="FF0000"/>
          <w:lang w:eastAsia="zh-TW"/>
        </w:rPr>
        <w:t>Project is single-disciplinary (e.g. ICT only)</w:t>
      </w:r>
    </w:p>
    <w:p w14:paraId="5F3DD360" w14:textId="77777777" w:rsidR="00B92548" w:rsidRDefault="00B92548" w:rsidP="00B92548">
      <w:pPr>
        <w:pStyle w:val="BodyText"/>
      </w:pPr>
    </w:p>
    <w:p w14:paraId="61E2E955" w14:textId="77777777" w:rsidR="00B92548" w:rsidRPr="00AE1164" w:rsidRDefault="00B92548" w:rsidP="00B92548">
      <w:pPr>
        <w:pStyle w:val="BodyText"/>
        <w:rPr>
          <w:b/>
        </w:rPr>
      </w:pPr>
      <w:r>
        <w:rPr>
          <w:b/>
        </w:rPr>
        <w:t>Candidate Particulars:</w:t>
      </w:r>
    </w:p>
    <w:p w14:paraId="591E4B74" w14:textId="77777777" w:rsidR="00B92548" w:rsidRDefault="00B92548" w:rsidP="00B92548">
      <w:pPr>
        <w:pStyle w:val="BodyText"/>
      </w:pPr>
    </w:p>
    <w:p w14:paraId="7A41785B" w14:textId="77777777" w:rsidR="00B92548" w:rsidRDefault="00B92548" w:rsidP="00B92548">
      <w:pPr>
        <w:pStyle w:val="BodyText"/>
      </w:pPr>
      <w:r>
        <w:t xml:space="preserve">(Name of Candidate): </w:t>
      </w:r>
      <w:bookmarkStart w:id="0" w:name="Candidate_Name"/>
      <w:sdt>
        <w:sdtPr>
          <w:id w:val="-417796748"/>
          <w:placeholder>
            <w:docPart w:val="7DF5117DDC904DE19D7DDBB55B37CB37"/>
          </w:placeholder>
          <w15:color w:val="FF0000"/>
          <w:text/>
        </w:sdtPr>
        <w:sdtContent>
          <w:r w:rsidR="00E90AAC">
            <w:t>Guo Zi Qiang Robin</w:t>
          </w:r>
        </w:sdtContent>
      </w:sdt>
      <w:bookmarkEnd w:id="0"/>
    </w:p>
    <w:p w14:paraId="3CB32562" w14:textId="77777777" w:rsidR="00B92548" w:rsidRDefault="00B92548" w:rsidP="00B92548">
      <w:pPr>
        <w:pStyle w:val="BodyText"/>
      </w:pPr>
    </w:p>
    <w:p w14:paraId="3FADF0DA" w14:textId="77777777" w:rsidR="00B92548" w:rsidRDefault="00B92548" w:rsidP="00B92548">
      <w:pPr>
        <w:pStyle w:val="BodyText"/>
      </w:pPr>
      <w:r>
        <w:t xml:space="preserve">(Matriculation Number): </w:t>
      </w:r>
      <w:bookmarkStart w:id="1" w:name="Candidate_Matriculation_Number"/>
      <w:sdt>
        <w:sdtPr>
          <w:id w:val="-1092778840"/>
          <w:placeholder>
            <w:docPart w:val="EAC746029A6F43CDA6143B647734F596"/>
          </w:placeholder>
          <w15:color w:val="FF0000"/>
          <w:text/>
        </w:sdtPr>
        <w:sdtContent>
          <w:r w:rsidR="00E90AAC">
            <w:t>2400989</w:t>
          </w:r>
        </w:sdtContent>
      </w:sdt>
      <w:bookmarkEnd w:id="1"/>
    </w:p>
    <w:p w14:paraId="0EFDA348" w14:textId="77777777" w:rsidR="00B92548" w:rsidRDefault="00B92548" w:rsidP="00B92548">
      <w:pPr>
        <w:pStyle w:val="BodyText"/>
      </w:pPr>
    </w:p>
    <w:p w14:paraId="336DAA98" w14:textId="77777777" w:rsidR="00B92548" w:rsidRDefault="00B92548" w:rsidP="00B92548">
      <w:pPr>
        <w:pStyle w:val="BodyText"/>
      </w:pPr>
      <w:r>
        <w:t>(Programme):</w:t>
      </w:r>
    </w:p>
    <w:p w14:paraId="11364DDB" w14:textId="77777777" w:rsidR="00B92548" w:rsidRDefault="00B92548" w:rsidP="00B92548">
      <w:pPr>
        <w:pStyle w:val="BodyText"/>
      </w:pPr>
    </w:p>
    <w:p w14:paraId="6B558CB8" w14:textId="77777777" w:rsidR="1B2AFCE0" w:rsidRDefault="1B2AFCE0" w:rsidP="660D2A7E">
      <w:pPr>
        <w:pStyle w:val="BodyText"/>
        <w:ind w:firstLine="720"/>
      </w:pPr>
      <w:hyperlink r:id="rId8">
        <w:r>
          <w:t>Applied Artificial Intelligence</w:t>
        </w:r>
      </w:hyperlink>
    </w:p>
    <w:p w14:paraId="4C045798" w14:textId="77777777" w:rsidR="00B92548" w:rsidRDefault="00B92548" w:rsidP="00B92548">
      <w:pPr>
        <w:pStyle w:val="BodyText"/>
      </w:pPr>
    </w:p>
    <w:p w14:paraId="5DA139A9" w14:textId="77777777" w:rsidR="00B92548" w:rsidRDefault="00B92548" w:rsidP="00B92548">
      <w:pPr>
        <w:pStyle w:val="BodyText"/>
      </w:pPr>
      <w:r>
        <w:t xml:space="preserve">(Project Period): </w:t>
      </w:r>
      <w:sdt>
        <w:sdtPr>
          <w:id w:val="418453129"/>
          <w:placeholder>
            <w:docPart w:val="696F21202F7E45519938FC98C2EAB18A"/>
          </w:placeholder>
          <w15:color w:val="FF0000"/>
          <w:date w:fullDate="2026-10-08T00:00:00Z">
            <w:dateFormat w:val="d/M/yyyy"/>
            <w:lid w:val="en-SG"/>
            <w:storeMappedDataAs w:val="dateTime"/>
            <w:calendar w:val="gregorian"/>
          </w:date>
        </w:sdtPr>
        <w:sdtEndPr/>
        <w:sdtContent>
          <w:r>
            <w:t>8/10/2026</w:t>
          </w:r>
        </w:sdtContent>
      </w:sdt>
      <w:r>
        <w:t xml:space="preserve">    to    </w:t>
      </w:r>
      <w:sdt>
        <w:sdtPr>
          <w:id w:val="-2102243038"/>
          <w:placeholder>
            <w:docPart w:val="E7CC64AB80DF40F7ABD0B32BB6AAF995"/>
          </w:placeholder>
          <w15:color w:val="FF0000"/>
          <w:date w:fullDate="2027-03-31T00:00:00Z">
            <w:dateFormat w:val="d/M/yyyy"/>
            <w:lid w:val="en-SG"/>
            <w:storeMappedDataAs w:val="dateTime"/>
            <w:calendar w:val="gregorian"/>
          </w:date>
        </w:sdtPr>
        <w:sdtEndPr/>
        <w:sdtContent>
          <w:r>
            <w:t>31/3/2027</w:t>
          </w:r>
        </w:sdtContent>
      </w:sdt>
    </w:p>
    <w:p w14:paraId="0D2DE143" w14:textId="77777777" w:rsidR="00B92548" w:rsidRDefault="00B92548" w:rsidP="00B92548">
      <w:pPr>
        <w:pStyle w:val="BodyText"/>
      </w:pPr>
    </w:p>
    <w:p w14:paraId="34278B27" w14:textId="77777777" w:rsidR="00B92548" w:rsidRDefault="00B92548" w:rsidP="00B92548">
      <w:pPr>
        <w:pStyle w:val="BodyText"/>
      </w:pPr>
    </w:p>
    <w:p w14:paraId="6C121967" w14:textId="77777777" w:rsidR="00B92548" w:rsidRPr="00AE1164" w:rsidRDefault="00B92548" w:rsidP="00B92548">
      <w:pPr>
        <w:pStyle w:val="BodyText"/>
        <w:rPr>
          <w:b/>
        </w:rPr>
      </w:pPr>
      <w:r>
        <w:rPr>
          <w:b/>
        </w:rPr>
        <w:t>Main Academic Supervisor Details:</w:t>
      </w:r>
    </w:p>
    <w:p w14:paraId="0D657424" w14:textId="77777777" w:rsidR="00B92548" w:rsidRPr="00EC7350" w:rsidRDefault="00B92548" w:rsidP="00B92548">
      <w:pPr>
        <w:pStyle w:val="BodyText"/>
      </w:pPr>
    </w:p>
    <w:p w14:paraId="082535F7" w14:textId="77777777" w:rsidR="00B92548" w:rsidRDefault="00B92548" w:rsidP="00B92548">
      <w:pPr>
        <w:pStyle w:val="BodyText"/>
      </w:pPr>
      <w:r>
        <w:t xml:space="preserve">(Name): </w:t>
      </w:r>
      <w:bookmarkStart w:id="2" w:name="Academic_Supervisor_Name"/>
      <w:sdt>
        <w:sdtPr>
          <w:id w:val="2141225020"/>
          <w:placeholder>
            <w:docPart w:val="E97E0A16A86B46DF9FD324A65CE1CDBE"/>
          </w:placeholder>
          <w15:color w:val="FF0000"/>
          <w:text/>
        </w:sdtPr>
        <w:sdtContent>
          <w:r w:rsidR="00E90AAC">
            <w:t>Professor Upadhyaya, Pulakesh</w:t>
          </w:r>
        </w:sdtContent>
      </w:sdt>
      <w:bookmarkEnd w:id="2"/>
    </w:p>
    <w:p w14:paraId="1693F0A4" w14:textId="77777777" w:rsidR="00B92548" w:rsidRDefault="00B92548" w:rsidP="00B92548">
      <w:pPr>
        <w:pStyle w:val="BodyText"/>
      </w:pPr>
    </w:p>
    <w:p w14:paraId="448387FD" w14:textId="77847B58" w:rsidR="00B92548" w:rsidRDefault="00B92548" w:rsidP="00B92548">
      <w:pPr>
        <w:pStyle w:val="BodyText"/>
      </w:pPr>
      <w:r>
        <w:t xml:space="preserve">(Email Address): </w:t>
      </w:r>
      <w:bookmarkStart w:id="3" w:name="Academic_Supervisor_Email_Address"/>
      <w:sdt>
        <w:sdtPr>
          <w:rPr>
            <w:rStyle w:val="Hyperlink"/>
            <w:rFonts w:asciiTheme="minorHAnsi" w:eastAsiaTheme="minorEastAsia" w:hAnsiTheme="minorHAnsi" w:cstheme="minorBidi"/>
            <w:spacing w:val="0"/>
          </w:rPr>
          <w:id w:val="-320198354"/>
          <w:placeholder>
            <w:docPart w:val="CAA97C1401E04852B17B61E99CC8025B"/>
          </w:placeholder>
          <w15:color w:val="FF0000"/>
          <w:text/>
        </w:sdtPr>
        <w:sdtContent>
          <w:hyperlink r:id="rId9" w:history="1">
            <w:r w:rsidR="00E90AAC" w:rsidRPr="00E90AAC">
              <w:rPr>
                <w:rStyle w:val="Hyperlink"/>
                <w:rFonts w:asciiTheme="minorHAnsi" w:eastAsiaTheme="minorEastAsia" w:hAnsiTheme="minorHAnsi" w:cstheme="minorBidi"/>
                <w:spacing w:val="0"/>
                <w:lang w:eastAsia="en-US"/>
              </w:rPr>
              <w:t>pulakesh.upadhyaya@singaporetech.edu.sg</w:t>
            </w:r>
          </w:hyperlink>
        </w:sdtContent>
      </w:sdt>
      <w:bookmarkEnd w:id="3"/>
    </w:p>
    <w:p w14:paraId="0504C889" w14:textId="77777777" w:rsidR="00B92548" w:rsidRDefault="00B92548" w:rsidP="00B92548">
      <w:pPr>
        <w:pStyle w:val="BodyText"/>
      </w:pPr>
    </w:p>
    <w:p w14:paraId="238DD828" w14:textId="77777777" w:rsidR="00B92548" w:rsidRDefault="00B92548" w:rsidP="00B92548">
      <w:pPr>
        <w:pStyle w:val="BodyText"/>
      </w:pPr>
      <w:r>
        <w:t xml:space="preserve">(Contact Number): </w:t>
      </w:r>
      <w:bookmarkStart w:id="4" w:name="Academic_Supervisor_Contact_Number"/>
      <w:sdt>
        <w:sdtPr>
          <w:id w:val="-600105709"/>
          <w:placeholder>
            <w:docPart w:val="CCE91C07105C4BC287429C617C05426E"/>
          </w:placeholder>
          <w:showingPlcHdr/>
          <w15:color w:val="FF0000"/>
          <w:text/>
        </w:sdtPr>
        <w:sdtContent>
          <w:r>
            <w:rPr>
              <w:rStyle w:val="PlaceholderText"/>
              <w:i/>
              <w:color w:val="FF0000"/>
            </w:rPr>
            <w:t>The academic supervisor’s contact number</w:t>
          </w:r>
        </w:sdtContent>
      </w:sdt>
      <w:bookmarkEnd w:id="4"/>
    </w:p>
    <w:p w14:paraId="13AA4CB4" w14:textId="77777777" w:rsidR="00B92548" w:rsidRDefault="00B92548" w:rsidP="00B92548">
      <w:pPr>
        <w:pStyle w:val="BodyText"/>
      </w:pPr>
    </w:p>
    <w:p w14:paraId="074D4486" w14:textId="77777777" w:rsidR="00B92548" w:rsidRDefault="00B92548" w:rsidP="00B92548">
      <w:pPr>
        <w:pStyle w:val="BodyText"/>
      </w:pPr>
      <w:r>
        <w:t xml:space="preserve">(Designation): </w:t>
      </w:r>
      <w:bookmarkStart w:id="5" w:name="Academic_Supervisor_Designation"/>
      <w:sdt>
        <w:sdtPr>
          <w:id w:val="-1355726687"/>
          <w:placeholder>
            <w:docPart w:val="35C58F2B7E2D4AAFAFE89C9BC379410B"/>
          </w:placeholder>
          <w15:color w:val="FF0000"/>
          <w:text/>
        </w:sdtPr>
        <w:sdtContent>
          <w:r w:rsidR="00E90AAC">
            <w:t>Assistant Professor AI &amp; Data Science (</w:t>
          </w:r>
          <w:proofErr w:type="spellStart"/>
          <w:r w:rsidR="00E90AAC">
            <w:t>Infocomm</w:t>
          </w:r>
          <w:proofErr w:type="spellEnd"/>
          <w:r w:rsidR="00E90AAC">
            <w:t xml:space="preserve"> Technology)</w:t>
          </w:r>
        </w:sdtContent>
      </w:sdt>
      <w:bookmarkEnd w:id="5"/>
    </w:p>
    <w:p w14:paraId="3A4A85D2" w14:textId="77777777" w:rsidR="00B92548" w:rsidRDefault="00B92548" w:rsidP="00B92548">
      <w:pPr>
        <w:pStyle w:val="BodyText"/>
      </w:pPr>
    </w:p>
    <w:p w14:paraId="57FCAB85" w14:textId="77777777" w:rsidR="00B92548" w:rsidRDefault="00B92548" w:rsidP="00B92548">
      <w:pPr>
        <w:pStyle w:val="BodyText"/>
      </w:pPr>
    </w:p>
    <w:p w14:paraId="134CEC2E" w14:textId="77777777" w:rsidR="00B92548" w:rsidRPr="00AE1164" w:rsidRDefault="00B92548" w:rsidP="00B92548">
      <w:pPr>
        <w:pStyle w:val="BodyText"/>
        <w:rPr>
          <w:b/>
        </w:rPr>
      </w:pPr>
      <w:r>
        <w:rPr>
          <w:b/>
        </w:rPr>
        <w:lastRenderedPageBreak/>
        <w:t>Industry Supervisor Details:</w:t>
      </w:r>
    </w:p>
    <w:p w14:paraId="090D528B" w14:textId="77777777" w:rsidR="00B92548" w:rsidRPr="00EC7350" w:rsidRDefault="00B92548" w:rsidP="00B92548">
      <w:pPr>
        <w:pStyle w:val="BodyText"/>
      </w:pPr>
    </w:p>
    <w:p w14:paraId="5F2449F4" w14:textId="77777777" w:rsidR="00B92548" w:rsidRDefault="00B92548" w:rsidP="00B92548">
      <w:pPr>
        <w:pStyle w:val="BodyText"/>
      </w:pPr>
      <w:r>
        <w:t xml:space="preserve">(Name): </w:t>
      </w:r>
      <w:bookmarkStart w:id="6" w:name="Industry_Supervisor_Name"/>
      <w:sdt>
        <w:sdtPr>
          <w:id w:val="861784053"/>
          <w:placeholder>
            <w:docPart w:val="97E469EC835C4980B8E8DDFFFBC53671"/>
          </w:placeholder>
          <w15:color w:val="FF0000"/>
          <w:text/>
        </w:sdtPr>
        <w:sdtContent>
          <w:r w:rsidR="00E90AAC">
            <w:t>Tan Zi Qi</w:t>
          </w:r>
        </w:sdtContent>
      </w:sdt>
      <w:bookmarkEnd w:id="6"/>
    </w:p>
    <w:p w14:paraId="0E35FCF8" w14:textId="77777777" w:rsidR="00B92548" w:rsidRDefault="00B92548" w:rsidP="00B92548">
      <w:pPr>
        <w:pStyle w:val="BodyText"/>
      </w:pPr>
    </w:p>
    <w:p w14:paraId="48367C14" w14:textId="2C2CAE42" w:rsidR="00B92548" w:rsidRDefault="00B92548" w:rsidP="00B92548">
      <w:pPr>
        <w:pStyle w:val="BodyText"/>
      </w:pPr>
      <w:r>
        <w:t xml:space="preserve">(Email Address): </w:t>
      </w:r>
      <w:bookmarkStart w:id="7" w:name="Industry_Supervisor_Email_Address"/>
      <w:sdt>
        <w:sdtPr>
          <w:rPr>
            <w:rStyle w:val="Hyperlink"/>
            <w:rFonts w:asciiTheme="minorHAnsi" w:eastAsiaTheme="minorEastAsia" w:hAnsiTheme="minorHAnsi" w:cstheme="minorBidi"/>
            <w:spacing w:val="0"/>
          </w:rPr>
          <w:id w:val="2058896490"/>
          <w:placeholder>
            <w:docPart w:val="000392DBB7C44F0C80774156B9934DB2"/>
          </w:placeholder>
          <w15:color w:val="FF0000"/>
          <w:text/>
        </w:sdtPr>
        <w:sdtContent>
          <w:hyperlink r:id="rId10" w:history="1">
            <w:r w:rsidR="00E90AAC" w:rsidRPr="00E90AAC">
              <w:rPr>
                <w:rStyle w:val="Hyperlink"/>
                <w:rFonts w:asciiTheme="minorHAnsi" w:eastAsiaTheme="minorEastAsia" w:hAnsiTheme="minorHAnsi" w:cstheme="minorBidi"/>
                <w:spacing w:val="0"/>
                <w:lang w:eastAsia="en-US"/>
              </w:rPr>
              <w:t>tan_zi_qi@lta.gov.sg</w:t>
            </w:r>
          </w:hyperlink>
        </w:sdtContent>
      </w:sdt>
      <w:bookmarkEnd w:id="7"/>
    </w:p>
    <w:p w14:paraId="6D42D7C4" w14:textId="77777777" w:rsidR="00B92548" w:rsidRDefault="00B92548" w:rsidP="00B92548">
      <w:pPr>
        <w:pStyle w:val="BodyText"/>
      </w:pPr>
    </w:p>
    <w:p w14:paraId="385C6580" w14:textId="77777777" w:rsidR="00B92548" w:rsidRDefault="00B92548" w:rsidP="00B92548">
      <w:pPr>
        <w:pStyle w:val="BodyText"/>
      </w:pPr>
      <w:r>
        <w:t xml:space="preserve">(Contact Number): </w:t>
      </w:r>
      <w:bookmarkStart w:id="8" w:name="Industry_Supervisor_Contact_Number"/>
      <w:sdt>
        <w:sdtPr>
          <w:id w:val="-82374714"/>
          <w:placeholder>
            <w:docPart w:val="BBDC70AA79A347ECBFCD8180718C9493"/>
          </w:placeholder>
          <w15:color w:val="FF0000"/>
          <w:text/>
        </w:sdtPr>
        <w:sdtContent>
          <w:r w:rsidR="00E90AAC">
            <w:t>+65 9823 2058</w:t>
          </w:r>
        </w:sdtContent>
      </w:sdt>
      <w:bookmarkEnd w:id="8"/>
    </w:p>
    <w:p w14:paraId="4BAEBD89" w14:textId="77777777" w:rsidR="00B92548" w:rsidRDefault="00B92548" w:rsidP="00B92548">
      <w:pPr>
        <w:pStyle w:val="BodyText"/>
      </w:pPr>
    </w:p>
    <w:p w14:paraId="09AA090A" w14:textId="77777777" w:rsidR="00B92548" w:rsidRDefault="00B92548" w:rsidP="00B92548">
      <w:pPr>
        <w:pStyle w:val="BodyText"/>
      </w:pPr>
      <w:r>
        <w:t xml:space="preserve">(Designation): </w:t>
      </w:r>
      <w:bookmarkStart w:id="9" w:name="Industry_Supervisor_Designation"/>
      <w:sdt>
        <w:sdtPr>
          <w:id w:val="1956675477"/>
          <w:placeholder>
            <w:docPart w:val="2D8AD3A376E14F6DA8B5FF48488F0B32"/>
          </w:placeholder>
          <w:showingPlcHdr/>
          <w15:color w:val="FF0000"/>
          <w:text/>
        </w:sdtPr>
        <w:sdtContent>
          <w:r>
            <w:rPr>
              <w:rStyle w:val="PlaceholderText"/>
              <w:i/>
              <w:color w:val="FF0000"/>
            </w:rPr>
            <w:t>The industry supervisor’s designation</w:t>
          </w:r>
        </w:sdtContent>
      </w:sdt>
      <w:bookmarkEnd w:id="9"/>
    </w:p>
    <w:p w14:paraId="5B29770F" w14:textId="77777777" w:rsidR="00B92548" w:rsidRDefault="00B92548" w:rsidP="00B92548">
      <w:pPr>
        <w:pStyle w:val="BodyText"/>
      </w:pPr>
    </w:p>
    <w:p w14:paraId="60C95DA7" w14:textId="77777777" w:rsidR="00B92548" w:rsidRDefault="00B92548" w:rsidP="00B92548">
      <w:pPr>
        <w:pStyle w:val="BodyText"/>
      </w:pPr>
      <w:r>
        <w:t xml:space="preserve">(Department / Division): </w:t>
      </w:r>
      <w:bookmarkStart w:id="10" w:name="Industry_Supervisor_Department_Division"/>
      <w:sdt>
        <w:sdtPr>
          <w:id w:val="244779553"/>
          <w:placeholder>
            <w:docPart w:val="7BE89AF90B08459CB2CCBB94DAF078A4"/>
          </w:placeholder>
          <w15:color w:val="FF0000"/>
          <w:text/>
        </w:sdtPr>
        <w:sdtContent>
          <w:r w:rsidR="00E90AAC">
            <w:t>IT, CYBERSECURITY &amp; DIGITAL SERVICES/Cyber Architecture &amp; Development</w:t>
          </w:r>
        </w:sdtContent>
      </w:sdt>
      <w:bookmarkEnd w:id="10"/>
    </w:p>
    <w:p w14:paraId="281ABC64" w14:textId="77777777" w:rsidR="00B92548" w:rsidRDefault="00B92548" w:rsidP="00B92548">
      <w:pPr>
        <w:pStyle w:val="BodyText"/>
      </w:pPr>
    </w:p>
    <w:p w14:paraId="24BA114F" w14:textId="77777777" w:rsidR="00603C7A" w:rsidRDefault="00603C7A" w:rsidP="00D8307C">
      <w:pPr>
        <w:pStyle w:val="BodyText"/>
      </w:pPr>
    </w:p>
    <w:p w14:paraId="1136DA65" w14:textId="77777777" w:rsidR="00603C7A" w:rsidRDefault="00603C7A" w:rsidP="00D8307C">
      <w:pPr>
        <w:pStyle w:val="BodyText"/>
      </w:pPr>
      <w:r>
        <w:br w:type="page"/>
      </w:r>
    </w:p>
    <w:p w14:paraId="00650E3E" w14:textId="77777777" w:rsidR="00603C7A" w:rsidRDefault="00603C7A" w:rsidP="00E06E5F">
      <w:pPr>
        <w:pStyle w:val="Heading1"/>
        <w:numPr>
          <w:ilvl w:val="0"/>
          <w:numId w:val="34"/>
        </w:numPr>
      </w:pPr>
      <w:r>
        <w:lastRenderedPageBreak/>
        <w:t>Capstone Project Details</w:t>
      </w:r>
    </w:p>
    <w:p w14:paraId="3FE000D1" w14:textId="77777777" w:rsidR="00603C7A" w:rsidRDefault="00603C7A" w:rsidP="00A60E08">
      <w:pPr>
        <w:pStyle w:val="BodyText"/>
      </w:pPr>
    </w:p>
    <w:p w14:paraId="0F8C36C9" w14:textId="77777777" w:rsidR="00B92548" w:rsidRPr="009435A8" w:rsidRDefault="00B92548" w:rsidP="00B92548">
      <w:pPr>
        <w:pStyle w:val="BodyText"/>
        <w:rPr>
          <w:b/>
        </w:rPr>
      </w:pPr>
      <w:r>
        <w:rPr>
          <w:b/>
        </w:rPr>
        <w:t>Project Overview:</w:t>
      </w:r>
    </w:p>
    <w:p w14:paraId="111E6B41" w14:textId="71021950" w:rsidR="00B92548" w:rsidRPr="009435A8" w:rsidRDefault="00B92548" w:rsidP="0008126C">
      <w:pPr>
        <w:pStyle w:val="BodyText"/>
        <w:ind w:left="0"/>
        <w:rPr>
          <w:i/>
          <w:sz w:val="18"/>
        </w:rPr>
      </w:pPr>
    </w:p>
    <w:p w14:paraId="570552DC" w14:textId="77777777" w:rsidR="00B92548" w:rsidRPr="00B92548" w:rsidRDefault="00B92548" w:rsidP="00B92548">
      <w:pPr>
        <w:pStyle w:val="BodyText"/>
      </w:pPr>
    </w:p>
    <w:sdt>
      <w:sdtPr>
        <w:id w:val="-1188283889"/>
        <w:placeholder>
          <w:docPart w:val="458AE9C12B8B4CA7B8C5DB03DFABD45F"/>
        </w:placeholder>
        <w:showingPlcHdr/>
        <w15:color w:val="FF0000"/>
        <w:text w:multiLine="1"/>
      </w:sdtPr>
      <w:sdtContent>
        <w:p w14:paraId="0B080E2F" w14:textId="3848DC1F" w:rsidR="00B92548" w:rsidRDefault="00B92548" w:rsidP="00B92548">
          <w:pPr>
            <w:pStyle w:val="BodyText"/>
          </w:pPr>
          <w:r w:rsidRPr="009435A8">
            <w:rPr>
              <w:rStyle w:val="PlaceholderText"/>
              <w:i/>
              <w:color w:val="FF0000"/>
            </w:rPr>
            <w:t xml:space="preserve">Please provide </w:t>
          </w:r>
          <w:r w:rsidR="009435A8" w:rsidRPr="009435A8">
            <w:rPr>
              <w:rStyle w:val="PlaceholderText"/>
              <w:i/>
              <w:color w:val="FF0000"/>
            </w:rPr>
            <w:t xml:space="preserve">a description of the candidate’s </w:t>
          </w:r>
          <w:r w:rsidRPr="009435A8">
            <w:rPr>
              <w:rStyle w:val="PlaceholderText"/>
              <w:i/>
              <w:color w:val="FF0000"/>
            </w:rPr>
            <w:t>capstone project, including its purpose</w:t>
          </w:r>
          <w:r w:rsidR="009435A8" w:rsidRPr="009435A8">
            <w:rPr>
              <w:rStyle w:val="PlaceholderText"/>
              <w:i/>
              <w:color w:val="FF0000"/>
            </w:rPr>
            <w:t>, etc</w:t>
          </w:r>
          <w:r w:rsidRPr="009435A8">
            <w:rPr>
              <w:rStyle w:val="PlaceholderText"/>
              <w:i/>
              <w:color w:val="FF0000"/>
            </w:rPr>
            <w:t>.</w:t>
          </w:r>
        </w:p>
      </w:sdtContent>
    </w:sdt>
    <w:p w14:paraId="3977B7E3" w14:textId="77777777" w:rsidR="009435A8" w:rsidRDefault="009435A8" w:rsidP="00B92548">
      <w:pPr>
        <w:pStyle w:val="BodyText"/>
      </w:pPr>
    </w:p>
    <w:p w14:paraId="40D65B8E" w14:textId="77777777" w:rsidR="00B92548" w:rsidRPr="009435A8" w:rsidRDefault="00B92548" w:rsidP="00B92548">
      <w:pPr>
        <w:pStyle w:val="BodyText"/>
        <w:rPr>
          <w:b/>
        </w:rPr>
      </w:pPr>
      <w:r>
        <w:rPr>
          <w:b/>
        </w:rPr>
        <w:t>Project Objectives:</w:t>
      </w:r>
    </w:p>
    <w:p w14:paraId="7A832A21" w14:textId="388D35C0" w:rsidR="00B92548" w:rsidRPr="009435A8" w:rsidRDefault="00B92548" w:rsidP="00B92548">
      <w:pPr>
        <w:pStyle w:val="BodyText"/>
        <w:rPr>
          <w:i/>
          <w:sz w:val="18"/>
        </w:rPr>
      </w:pPr>
    </w:p>
    <w:p w14:paraId="14F42223" w14:textId="77777777" w:rsidR="00B92548" w:rsidRPr="00B92548" w:rsidRDefault="00B92548" w:rsidP="00B92548">
      <w:pPr>
        <w:pStyle w:val="BodyText"/>
      </w:pPr>
    </w:p>
    <w:sdt>
      <w:sdtPr>
        <w:id w:val="-1461255160"/>
        <w:placeholder>
          <w:docPart w:val="09558545275A4B4CA3DE061D794AE100"/>
        </w:placeholder>
        <w:showingPlcHdr/>
        <w15:color w:val="FF0000"/>
        <w:text w:multiLine="1"/>
      </w:sdtPr>
      <w:sdtContent>
        <w:p w14:paraId="29CCB550" w14:textId="1B58A115" w:rsidR="00B92548" w:rsidRDefault="00B92548" w:rsidP="00B92548">
          <w:pPr>
            <w:pStyle w:val="BodyText"/>
          </w:pPr>
          <w:r w:rsidRPr="009435A8">
            <w:rPr>
              <w:rStyle w:val="PlaceholderText"/>
              <w:i/>
              <w:color w:val="FF0000"/>
            </w:rPr>
            <w:t xml:space="preserve">Please provide a detailed description of the project objectives, i.e., what is </w:t>
          </w:r>
          <w:r w:rsidR="009435A8" w:rsidRPr="009435A8">
            <w:rPr>
              <w:rStyle w:val="PlaceholderText"/>
              <w:i/>
              <w:color w:val="FF0000"/>
            </w:rPr>
            <w:t xml:space="preserve">the candidate </w:t>
          </w:r>
          <w:r w:rsidRPr="009435A8">
            <w:rPr>
              <w:rStyle w:val="PlaceholderText"/>
              <w:i/>
              <w:color w:val="FF0000"/>
            </w:rPr>
            <w:t>expected to accomplish</w:t>
          </w:r>
        </w:p>
      </w:sdtContent>
    </w:sdt>
    <w:p w14:paraId="2964C471" w14:textId="77777777" w:rsidR="009435A8" w:rsidRDefault="009435A8" w:rsidP="00B92548">
      <w:pPr>
        <w:pStyle w:val="BodyText"/>
      </w:pPr>
    </w:p>
    <w:p w14:paraId="19D0DBA0" w14:textId="77777777" w:rsidR="00B92548" w:rsidRPr="009435A8" w:rsidRDefault="00B92548" w:rsidP="00B92548">
      <w:pPr>
        <w:pStyle w:val="BodyText"/>
        <w:rPr>
          <w:b/>
        </w:rPr>
      </w:pPr>
      <w:r>
        <w:rPr>
          <w:b/>
        </w:rPr>
        <w:t>Industry Relevancy:</w:t>
      </w:r>
    </w:p>
    <w:p w14:paraId="459BC86F" w14:textId="77777777" w:rsidR="00B92548" w:rsidRPr="00B92548" w:rsidRDefault="00B92548" w:rsidP="00B92548">
      <w:pPr>
        <w:pStyle w:val="BodyText"/>
      </w:pPr>
    </w:p>
    <w:sdt>
      <w:sdtPr>
        <w:id w:val="-344099556"/>
        <w:placeholder>
          <w:docPart w:val="EE67969AA3C94E88AA5BB744B25A0ADA"/>
        </w:placeholder>
        <w:showingPlcHdr/>
        <w15:color w:val="FF0000"/>
        <w:text w:multiLine="1"/>
      </w:sdtPr>
      <w:sdtContent>
        <w:p w14:paraId="18BAD0E2" w14:textId="13A50570" w:rsidR="00B92548" w:rsidRDefault="00B92548" w:rsidP="00B92548">
          <w:pPr>
            <w:pStyle w:val="BodyText"/>
          </w:pPr>
          <w:r w:rsidRPr="009435A8">
            <w:rPr>
              <w:rStyle w:val="PlaceholderText"/>
              <w:i/>
              <w:color w:val="FF0000"/>
            </w:rPr>
            <w:t>Please provide information regarding the relevance of the project to the hosting organization, and / or to the industry at large</w:t>
          </w:r>
        </w:p>
      </w:sdtContent>
    </w:sdt>
    <w:p w14:paraId="393FD8E0" w14:textId="77777777" w:rsidR="009435A8" w:rsidRDefault="009435A8" w:rsidP="00B92548">
      <w:pPr>
        <w:pStyle w:val="BodyText"/>
      </w:pPr>
    </w:p>
    <w:p w14:paraId="616FE383" w14:textId="77777777" w:rsidR="00B92548" w:rsidRPr="009435A8" w:rsidRDefault="00B92548" w:rsidP="00B92548">
      <w:pPr>
        <w:pStyle w:val="BodyText"/>
        <w:rPr>
          <w:b/>
        </w:rPr>
      </w:pPr>
      <w:r>
        <w:rPr>
          <w:b/>
        </w:rPr>
        <w:t>Project Scope:</w:t>
      </w:r>
    </w:p>
    <w:p w14:paraId="4390359F" w14:textId="77777777" w:rsidR="00B92548" w:rsidRPr="00B92548" w:rsidRDefault="00B92548" w:rsidP="00B92548">
      <w:pPr>
        <w:pStyle w:val="BodyText"/>
      </w:pPr>
    </w:p>
    <w:sdt>
      <w:sdtPr>
        <w:id w:val="464701024"/>
        <w:placeholder>
          <w:docPart w:val="67B0EB680C8D420399292A9EFA96CFD4"/>
        </w:placeholder>
        <w:showingPlcHdr/>
        <w15:color w:val="FF0000"/>
        <w:text w:multiLine="1"/>
      </w:sdtPr>
      <w:sdtContent>
        <w:p w14:paraId="6091EFCC" w14:textId="712D7BC1" w:rsidR="00B92548" w:rsidRDefault="00B92548" w:rsidP="00B92548">
          <w:pPr>
            <w:pStyle w:val="BodyText"/>
          </w:pPr>
          <w:r w:rsidRPr="009435A8">
            <w:rPr>
              <w:rStyle w:val="PlaceholderText"/>
              <w:i/>
              <w:color w:val="FF0000"/>
            </w:rPr>
            <w:t>Please provide a detailed description of the project scope, including any limitations of the project</w:t>
          </w:r>
        </w:p>
      </w:sdtContent>
    </w:sdt>
    <w:p w14:paraId="75FB4D13" w14:textId="77777777" w:rsidR="009435A8" w:rsidRDefault="009435A8" w:rsidP="00B92548">
      <w:pPr>
        <w:pStyle w:val="BodyText"/>
      </w:pPr>
    </w:p>
    <w:p w14:paraId="44C8BE8C" w14:textId="77777777" w:rsidR="00B92548" w:rsidRPr="009435A8" w:rsidRDefault="00B92548" w:rsidP="00B92548">
      <w:pPr>
        <w:pStyle w:val="BodyText"/>
        <w:rPr>
          <w:b/>
        </w:rPr>
      </w:pPr>
      <w:r>
        <w:rPr>
          <w:b/>
        </w:rPr>
        <w:t>Project Outputs and Deliverables</w:t>
      </w:r>
    </w:p>
    <w:p w14:paraId="76003D59" w14:textId="77777777" w:rsidR="00B92548" w:rsidRPr="00B92548" w:rsidRDefault="00B92548" w:rsidP="00B92548">
      <w:pPr>
        <w:pStyle w:val="BodyText"/>
      </w:pPr>
    </w:p>
    <w:sdt>
      <w:sdtPr>
        <w:id w:val="-967980080"/>
        <w:placeholder>
          <w:docPart w:val="B17E4EB311C640A7B59031688C0C4D2A"/>
        </w:placeholder>
        <w:showingPlcHdr/>
        <w15:color w:val="FF0000"/>
        <w:text w:multiLine="1"/>
      </w:sdtPr>
      <w:sdtContent>
        <w:p w14:paraId="1197ADD3" w14:textId="7CB0480B" w:rsidR="00B92548" w:rsidRDefault="00B92548" w:rsidP="00B92548">
          <w:pPr>
            <w:pStyle w:val="BodyText"/>
          </w:pPr>
          <w:r w:rsidRPr="009435A8">
            <w:rPr>
              <w:rStyle w:val="PlaceholderText"/>
              <w:i/>
              <w:color w:val="FF0000"/>
            </w:rPr>
            <w:t>Please provide a detailed description of the expected outputs and deliverables by the</w:t>
          </w:r>
          <w:r w:rsidR="009435A8" w:rsidRPr="009435A8">
            <w:rPr>
              <w:rStyle w:val="PlaceholderText"/>
              <w:i/>
              <w:color w:val="FF0000"/>
            </w:rPr>
            <w:t xml:space="preserve"> candidate</w:t>
          </w:r>
        </w:p>
      </w:sdtContent>
    </w:sdt>
    <w:p w14:paraId="324DC0EA" w14:textId="77777777" w:rsidR="009435A8" w:rsidRDefault="009435A8" w:rsidP="00B92548">
      <w:pPr>
        <w:pStyle w:val="BodyText"/>
      </w:pPr>
    </w:p>
    <w:p w14:paraId="6BEEA407" w14:textId="77777777" w:rsidR="00603C7A" w:rsidRDefault="00603C7A" w:rsidP="003A4DC2">
      <w:pPr>
        <w:pStyle w:val="BodyText"/>
      </w:pPr>
    </w:p>
    <w:p w14:paraId="3D179B47" w14:textId="77777777" w:rsidR="00603C7A" w:rsidRDefault="00603C7A" w:rsidP="003A4DC2">
      <w:pPr>
        <w:pStyle w:val="BodyText"/>
      </w:pPr>
      <w:r>
        <w:br w:type="page"/>
      </w:r>
    </w:p>
    <w:p w14:paraId="4DACBAA6" w14:textId="77777777" w:rsidR="00603C7A" w:rsidRDefault="00603C7A" w:rsidP="00E06E5F">
      <w:pPr>
        <w:pStyle w:val="Heading1"/>
        <w:numPr>
          <w:ilvl w:val="0"/>
          <w:numId w:val="34"/>
        </w:numPr>
      </w:pPr>
      <w:r>
        <w:lastRenderedPageBreak/>
        <w:t>Knowledge and Training Requirements</w:t>
      </w:r>
    </w:p>
    <w:p w14:paraId="7681538F" w14:textId="77777777" w:rsidR="00603C7A" w:rsidRDefault="00603C7A" w:rsidP="00DB4750">
      <w:pPr>
        <w:pStyle w:val="BodyText"/>
      </w:pPr>
    </w:p>
    <w:p w14:paraId="5A6F8C4F" w14:textId="77777777" w:rsidR="00B92548" w:rsidRDefault="00B92548" w:rsidP="006E1278">
      <w:pPr>
        <w:pStyle w:val="BodyText"/>
        <w:rPr>
          <w:b/>
        </w:rPr>
      </w:pPr>
      <w:r>
        <w:rPr>
          <w:b/>
        </w:rPr>
        <w:t>Applicable Knowledge from the Degree Programme</w:t>
      </w:r>
    </w:p>
    <w:p w14:paraId="6F358444" w14:textId="77777777" w:rsidR="00B92548" w:rsidRPr="006E1278" w:rsidRDefault="00B92548" w:rsidP="006E1278">
      <w:pPr>
        <w:pStyle w:val="BodyText"/>
      </w:pPr>
    </w:p>
    <w:sdt>
      <w:sdtPr>
        <w:id w:val="773065924"/>
        <w:placeholder>
          <w:docPart w:val="23649D7E3A8A42889C9EFD04FC11EB82"/>
        </w:placeholder>
        <w:showingPlcHdr/>
        <w15:color w:val="FF0000"/>
        <w:text w:multiLine="1"/>
      </w:sdtPr>
      <w:sdtContent>
        <w:p w14:paraId="136F9377" w14:textId="1E8C5D52" w:rsidR="00B92548" w:rsidRDefault="00B92548" w:rsidP="006E1278">
          <w:pPr>
            <w:pStyle w:val="BodyText"/>
          </w:pPr>
          <w:r w:rsidRPr="006E1278">
            <w:rPr>
              <w:rStyle w:val="PlaceholderText"/>
              <w:i/>
              <w:color w:val="FF0000"/>
            </w:rPr>
            <w:t xml:space="preserve">Please provide details of any pre-requisite knowledge and / or skillsets from the </w:t>
          </w:r>
          <w:r w:rsidR="006E1278">
            <w:rPr>
              <w:rStyle w:val="PlaceholderText"/>
              <w:i/>
              <w:color w:val="FF0000"/>
            </w:rPr>
            <w:t xml:space="preserve">degree </w:t>
          </w:r>
          <w:r w:rsidRPr="006E1278">
            <w:rPr>
              <w:rStyle w:val="PlaceholderText"/>
              <w:i/>
              <w:color w:val="FF0000"/>
            </w:rPr>
            <w:t xml:space="preserve">programme </w:t>
          </w:r>
          <w:r w:rsidR="006E1278">
            <w:rPr>
              <w:rStyle w:val="PlaceholderText"/>
              <w:i/>
              <w:color w:val="FF0000"/>
            </w:rPr>
            <w:t xml:space="preserve">that is </w:t>
          </w:r>
          <w:r w:rsidRPr="006E1278">
            <w:rPr>
              <w:rStyle w:val="PlaceholderText"/>
              <w:i/>
              <w:color w:val="FF0000"/>
            </w:rPr>
            <w:t>required by the candidate for the project</w:t>
          </w:r>
        </w:p>
      </w:sdtContent>
    </w:sdt>
    <w:p w14:paraId="2FF8CF46" w14:textId="77777777" w:rsidR="006E1278" w:rsidRPr="006E1278" w:rsidRDefault="006E1278" w:rsidP="006E1278">
      <w:pPr>
        <w:pStyle w:val="BodyText"/>
      </w:pPr>
    </w:p>
    <w:p w14:paraId="364A437F" w14:textId="0C8AFAED" w:rsidR="00B92548" w:rsidRPr="00681685" w:rsidRDefault="00B92548" w:rsidP="00681685">
      <w:pPr>
        <w:pStyle w:val="BodyText"/>
        <w:rPr>
          <w:b/>
        </w:rPr>
      </w:pPr>
      <w:r>
        <w:rPr>
          <w:b/>
        </w:rPr>
        <w:t>Additional Knowledge, Skillsets, or Certifications Required</w:t>
      </w:r>
    </w:p>
    <w:p w14:paraId="5A0C3813" w14:textId="77777777" w:rsidR="00B92548" w:rsidRPr="006E1278" w:rsidRDefault="00B92548" w:rsidP="006E1278">
      <w:pPr>
        <w:pStyle w:val="BodyText"/>
      </w:pPr>
    </w:p>
    <w:sdt>
      <w:sdtPr>
        <w:id w:val="274985427"/>
        <w:placeholder>
          <w:docPart w:val="73983D198E8845779A0F0051EC71A704"/>
        </w:placeholder>
        <w:showingPlcHdr/>
        <w15:color w:val="FF0000"/>
        <w:text w:multiLine="1"/>
      </w:sdtPr>
      <w:sdtContent>
        <w:p w14:paraId="179CFAB1" w14:textId="2C785DB8" w:rsidR="00B92548" w:rsidRDefault="00B92548" w:rsidP="006E1278">
          <w:pPr>
            <w:pStyle w:val="BodyText"/>
          </w:pPr>
          <w:r w:rsidRPr="006E1278">
            <w:rPr>
              <w:rStyle w:val="PlaceholderText"/>
              <w:i/>
              <w:color w:val="FF0000"/>
            </w:rPr>
            <w:t xml:space="preserve">Please provide details of any other required knowledge, skillsets, or certifications beyond the </w:t>
          </w:r>
          <w:r w:rsidR="006E1278">
            <w:rPr>
              <w:rStyle w:val="PlaceholderText"/>
              <w:i/>
              <w:color w:val="FF0000"/>
            </w:rPr>
            <w:t xml:space="preserve">degree </w:t>
          </w:r>
          <w:r w:rsidRPr="006E1278">
            <w:rPr>
              <w:rStyle w:val="PlaceholderText"/>
              <w:i/>
              <w:color w:val="FF0000"/>
            </w:rPr>
            <w:t>programme that the candidate will require to complete the project</w:t>
          </w:r>
        </w:p>
      </w:sdtContent>
    </w:sdt>
    <w:p w14:paraId="48B6E47A" w14:textId="77777777" w:rsidR="006E1278" w:rsidRDefault="006E1278" w:rsidP="006E1278">
      <w:pPr>
        <w:pStyle w:val="BodyText"/>
      </w:pPr>
    </w:p>
    <w:p w14:paraId="2B67E60D" w14:textId="77777777" w:rsidR="00B92548" w:rsidRDefault="00B92548" w:rsidP="006E1278">
      <w:pPr>
        <w:pStyle w:val="BodyText"/>
        <w:rPr>
          <w:b/>
        </w:rPr>
      </w:pPr>
      <w:r>
        <w:rPr>
          <w:b/>
        </w:rPr>
        <w:t>Training Required and Provided</w:t>
      </w:r>
    </w:p>
    <w:p w14:paraId="03A52994" w14:textId="77777777" w:rsidR="00B92548" w:rsidRPr="006E1278" w:rsidRDefault="00B92548" w:rsidP="006E1278">
      <w:pPr>
        <w:pStyle w:val="BodyText"/>
      </w:pPr>
    </w:p>
    <w:sdt>
      <w:sdtPr>
        <w:id w:val="-122541047"/>
        <w:placeholder>
          <w:docPart w:val="8988DEC1BA164918A9D7FB582A19A97D"/>
        </w:placeholder>
        <w:showingPlcHdr/>
        <w15:color w:val="FF0000"/>
        <w:text w:multiLine="1"/>
      </w:sdtPr>
      <w:sdtContent>
        <w:p w14:paraId="6467989A" w14:textId="34C3E966" w:rsidR="00B92548" w:rsidRDefault="00B92548" w:rsidP="006E1278">
          <w:pPr>
            <w:pStyle w:val="BodyText"/>
          </w:pPr>
          <w:r w:rsidRPr="006E1278">
            <w:rPr>
              <w:rStyle w:val="PlaceholderText"/>
              <w:i/>
              <w:color w:val="FF0000"/>
            </w:rPr>
            <w:t xml:space="preserve">Please provide details of any </w:t>
          </w:r>
          <w:r w:rsidR="006E1278">
            <w:rPr>
              <w:rStyle w:val="PlaceholderText"/>
              <w:i/>
              <w:color w:val="FF0000"/>
            </w:rPr>
            <w:t xml:space="preserve">additional relevant </w:t>
          </w:r>
          <w:r w:rsidRPr="006E1278">
            <w:rPr>
              <w:rStyle w:val="PlaceholderText"/>
              <w:i/>
              <w:color w:val="FF0000"/>
            </w:rPr>
            <w:t xml:space="preserve">training that is required by, and that will be provided to the candidate </w:t>
          </w:r>
          <w:r w:rsidR="006E1278">
            <w:rPr>
              <w:rStyle w:val="PlaceholderText"/>
              <w:i/>
              <w:color w:val="FF0000"/>
            </w:rPr>
            <w:t>for the purpose of</w:t>
          </w:r>
          <w:r w:rsidRPr="006E1278">
            <w:rPr>
              <w:rStyle w:val="PlaceholderText"/>
              <w:i/>
              <w:color w:val="FF0000"/>
            </w:rPr>
            <w:t xml:space="preserve"> the project</w:t>
          </w:r>
        </w:p>
      </w:sdtContent>
    </w:sdt>
    <w:p w14:paraId="04C9E4D7" w14:textId="77777777" w:rsidR="00603C7A" w:rsidRDefault="00603C7A" w:rsidP="003A4DC2">
      <w:pPr>
        <w:pStyle w:val="BodyText"/>
      </w:pPr>
    </w:p>
    <w:p w14:paraId="505CC414" w14:textId="77777777" w:rsidR="006E1278" w:rsidRDefault="006E1278" w:rsidP="003A4DC2">
      <w:pPr>
        <w:pStyle w:val="BodyText"/>
      </w:pPr>
    </w:p>
    <w:p w14:paraId="11DB010B" w14:textId="77777777" w:rsidR="00603C7A" w:rsidRDefault="00603C7A" w:rsidP="00064120">
      <w:pPr>
        <w:pStyle w:val="BodyText"/>
      </w:pPr>
      <w:r>
        <w:br w:type="page"/>
      </w:r>
    </w:p>
    <w:p w14:paraId="19C3CB4E" w14:textId="77777777" w:rsidR="00603C7A" w:rsidRDefault="00603C7A" w:rsidP="00E06E5F">
      <w:pPr>
        <w:pStyle w:val="Heading1"/>
        <w:numPr>
          <w:ilvl w:val="0"/>
          <w:numId w:val="34"/>
        </w:numPr>
      </w:pPr>
      <w:r>
        <w:lastRenderedPageBreak/>
        <w:t>Project Timeline</w:t>
      </w:r>
    </w:p>
    <w:p w14:paraId="075B2DAE" w14:textId="77777777" w:rsidR="00B92548" w:rsidRPr="006E1278" w:rsidRDefault="00B92548" w:rsidP="006E1278">
      <w:pPr>
        <w:pStyle w:val="BodyText"/>
        <w:rPr>
          <w:i/>
          <w:sz w:val="20"/>
        </w:rPr>
      </w:pPr>
      <w:r>
        <w:rPr>
          <w:i/>
          <w:sz w:val="20"/>
        </w:rPr>
        <w:t>(Please use a separate sheet if necessary; Gantt chart should be included in the annex)</w:t>
      </w:r>
    </w:p>
    <w:p w14:paraId="4FF4247B" w14:textId="77777777" w:rsidR="00B92548" w:rsidRPr="006E1278" w:rsidRDefault="00B92548" w:rsidP="006E1278">
      <w:pPr>
        <w:pStyle w:val="BodyText"/>
      </w:pPr>
    </w:p>
    <w:sdt>
      <w:sdtPr>
        <w:id w:val="697813163"/>
        <w:placeholder>
          <w:docPart w:val="4AA4074BEF4B48FF83EC004EE7479E35"/>
        </w:placeholder>
        <w:showingPlcHdr/>
        <w15:color w:val="FF0000"/>
        <w:text w:multiLine="1"/>
      </w:sdtPr>
      <w:sdtContent>
        <w:p w14:paraId="575A1843" w14:textId="1227E04E" w:rsidR="00B92548" w:rsidRDefault="00B92548" w:rsidP="006E1278">
          <w:pPr>
            <w:pStyle w:val="BodyText"/>
          </w:pPr>
          <w:r w:rsidRPr="006E1278">
            <w:rPr>
              <w:rStyle w:val="PlaceholderText"/>
              <w:i/>
              <w:color w:val="FF0000"/>
            </w:rPr>
            <w:t>Please provide a detailed timeline of the project, including exp</w:t>
          </w:r>
          <w:r w:rsidR="006E1278" w:rsidRPr="006E1278">
            <w:rPr>
              <w:rStyle w:val="PlaceholderText"/>
              <w:i/>
              <w:color w:val="FF0000"/>
            </w:rPr>
            <w:t>ected output and deliverables</w:t>
          </w:r>
        </w:p>
      </w:sdtContent>
    </w:sdt>
    <w:p w14:paraId="7DD0D70F" w14:textId="77777777" w:rsidR="00603C7A" w:rsidRDefault="00603C7A" w:rsidP="006E1278">
      <w:pPr>
        <w:pStyle w:val="BodyText"/>
      </w:pPr>
    </w:p>
    <w:p w14:paraId="4FD76704" w14:textId="77777777" w:rsidR="006E1278" w:rsidRPr="006E1278" w:rsidRDefault="006E1278" w:rsidP="006E1278">
      <w:pPr>
        <w:pStyle w:val="BodyText"/>
      </w:pPr>
    </w:p>
    <w:p w14:paraId="1597D501" w14:textId="77777777" w:rsidR="00603C7A" w:rsidRDefault="00603C7A" w:rsidP="00C06599">
      <w:pPr>
        <w:pStyle w:val="BodyText"/>
      </w:pPr>
      <w:r>
        <w:br w:type="page"/>
      </w:r>
    </w:p>
    <w:p w14:paraId="7CD344F3" w14:textId="77777777" w:rsidR="00603C7A" w:rsidRDefault="00603C7A" w:rsidP="00E06E5F">
      <w:pPr>
        <w:pStyle w:val="Heading1"/>
        <w:numPr>
          <w:ilvl w:val="0"/>
          <w:numId w:val="34"/>
        </w:numPr>
      </w:pPr>
      <w:r>
        <w:lastRenderedPageBreak/>
        <w:t>Supervisor Remarks</w:t>
      </w:r>
    </w:p>
    <w:p w14:paraId="50092A51" w14:textId="77777777" w:rsidR="00B92548" w:rsidRPr="006E1278" w:rsidRDefault="00603C7A" w:rsidP="006E1278">
      <w:pPr>
        <w:pStyle w:val="BodyText"/>
        <w:rPr>
          <w:i/>
          <w:sz w:val="20"/>
        </w:rPr>
      </w:pPr>
      <w:r>
        <w:rPr>
          <w:i/>
          <w:sz w:val="20"/>
        </w:rPr>
        <w:t>(Additional details relevant to the project; please use a separate sheet if necessary)</w:t>
      </w:r>
    </w:p>
    <w:p w14:paraId="0AA95200" w14:textId="77777777" w:rsidR="00B92548" w:rsidRDefault="00B92548" w:rsidP="006E1278">
      <w:pPr>
        <w:pStyle w:val="BodyText"/>
      </w:pPr>
    </w:p>
    <w:p w14:paraId="1CBB850C" w14:textId="77777777" w:rsidR="006E1278" w:rsidRPr="006E1278" w:rsidRDefault="006E1278" w:rsidP="006E1278">
      <w:pPr>
        <w:pStyle w:val="Heading3"/>
        <w:numPr>
          <w:ilvl w:val="1"/>
          <w:numId w:val="34"/>
        </w:numPr>
      </w:pPr>
      <w:r>
        <w:t>Industry Supervisor Remarks</w:t>
      </w:r>
    </w:p>
    <w:p w14:paraId="60EBD5EE" w14:textId="77777777" w:rsidR="006E1278" w:rsidRPr="006E1278" w:rsidRDefault="006E1278" w:rsidP="006E1278">
      <w:pPr>
        <w:pStyle w:val="BodyText"/>
      </w:pPr>
    </w:p>
    <w:sdt>
      <w:sdtPr>
        <w:id w:val="1415043535"/>
        <w:placeholder>
          <w:docPart w:val="0D18F31A539A474A856827FB60CC7C14"/>
        </w:placeholder>
        <w:showingPlcHdr/>
        <w15:color w:val="FF0000"/>
        <w:text w:multiLine="1"/>
      </w:sdtPr>
      <w:sdtContent>
        <w:p w14:paraId="3F808281" w14:textId="77777777" w:rsidR="00B92548" w:rsidRDefault="00B92548" w:rsidP="006E1278">
          <w:pPr>
            <w:pStyle w:val="BodyText"/>
          </w:pPr>
          <w:r w:rsidRPr="006E1278">
            <w:rPr>
              <w:rStyle w:val="PlaceholderText"/>
              <w:i/>
              <w:color w:val="FF0000"/>
            </w:rPr>
            <w:t>Please provide any other details that are relevant to the project, e.g., references or research papers, description on the complexity of the project, expected learning opportunities, etc.</w:t>
          </w:r>
        </w:p>
      </w:sdtContent>
    </w:sdt>
    <w:p w14:paraId="5087A376" w14:textId="77777777" w:rsidR="00603C7A" w:rsidRDefault="00603C7A" w:rsidP="00064120">
      <w:pPr>
        <w:pStyle w:val="BodyText"/>
      </w:pPr>
    </w:p>
    <w:p w14:paraId="7E96CD90" w14:textId="77777777" w:rsidR="006E1278" w:rsidRPr="006E1278" w:rsidRDefault="006E1278" w:rsidP="006E1278">
      <w:pPr>
        <w:pStyle w:val="Heading3"/>
        <w:numPr>
          <w:ilvl w:val="1"/>
          <w:numId w:val="34"/>
        </w:numPr>
      </w:pPr>
      <w:r>
        <w:t>Academic Supervisor Remarks</w:t>
      </w:r>
    </w:p>
    <w:p w14:paraId="7A591C7F" w14:textId="77777777" w:rsidR="006E1278" w:rsidRPr="006E1278" w:rsidRDefault="006E1278" w:rsidP="006E1278">
      <w:pPr>
        <w:pStyle w:val="BodyText"/>
      </w:pPr>
    </w:p>
    <w:sdt>
      <w:sdtPr>
        <w:id w:val="-38901724"/>
        <w:placeholder>
          <w:docPart w:val="90CFBAF8F0D141A59631376B85421A08"/>
        </w:placeholder>
        <w:showingPlcHdr/>
        <w15:color w:val="FF0000"/>
        <w:text w:multiLine="1"/>
      </w:sdtPr>
      <w:sdtContent>
        <w:p w14:paraId="5143BA11" w14:textId="77777777" w:rsidR="006E1278" w:rsidRDefault="006E1278" w:rsidP="006E1278">
          <w:pPr>
            <w:pStyle w:val="BodyText"/>
          </w:pPr>
          <w:r w:rsidRPr="006E1278">
            <w:rPr>
              <w:rStyle w:val="PlaceholderText"/>
              <w:i/>
              <w:color w:val="FF0000"/>
            </w:rPr>
            <w:t>Please provide any other details that are relevant to the project, e.g., references or research papers, description on the complexity of the project, expected learning opportunities, etc.</w:t>
          </w:r>
        </w:p>
      </w:sdtContent>
    </w:sdt>
    <w:p w14:paraId="753C3797" w14:textId="77777777" w:rsidR="006E1278" w:rsidRDefault="006E1278" w:rsidP="006E1278">
      <w:pPr>
        <w:pStyle w:val="BodyText"/>
      </w:pPr>
    </w:p>
    <w:p w14:paraId="222D917F" w14:textId="77777777" w:rsidR="006E1278" w:rsidRDefault="006E1278" w:rsidP="00064120">
      <w:pPr>
        <w:pStyle w:val="BodyText"/>
      </w:pPr>
    </w:p>
    <w:p w14:paraId="49336F81" w14:textId="77777777" w:rsidR="00603C7A" w:rsidRDefault="00603C7A" w:rsidP="00064120">
      <w:pPr>
        <w:pStyle w:val="BodyText"/>
      </w:pPr>
      <w:r>
        <w:br w:type="page"/>
      </w:r>
    </w:p>
    <w:p w14:paraId="554994CF" w14:textId="77777777" w:rsidR="00BC57DD" w:rsidRPr="00BC57DD" w:rsidRDefault="00BC57DD" w:rsidP="00BC57DD">
      <w:pPr>
        <w:pStyle w:val="ListParagraph"/>
        <w:numPr>
          <w:ilvl w:val="0"/>
          <w:numId w:val="34"/>
        </w:numPr>
        <w:rPr>
          <w:rFonts w:ascii="Arial" w:eastAsia="Arial" w:hAnsi="Arial"/>
          <w:b/>
          <w:bCs/>
          <w:sz w:val="26"/>
          <w:szCs w:val="26"/>
        </w:rPr>
      </w:pPr>
      <w:r>
        <w:rPr>
          <w:rFonts w:ascii="Arial" w:eastAsia="Arial" w:hAnsi="Arial"/>
          <w:b/>
          <w:bCs/>
          <w:sz w:val="26"/>
          <w:szCs w:val="26"/>
        </w:rPr>
        <w:lastRenderedPageBreak/>
        <w:t>Declaration of Conformity</w:t>
      </w:r>
    </w:p>
    <w:p w14:paraId="02DEA717" w14:textId="77777777" w:rsidR="00603C7A" w:rsidRPr="00BC57DD" w:rsidRDefault="00603C7A" w:rsidP="00BC57DD">
      <w:pPr>
        <w:pStyle w:val="BodyText"/>
      </w:pPr>
    </w:p>
    <w:p w14:paraId="32BCC152" w14:textId="77777777" w:rsidR="00603C7A" w:rsidRDefault="00BC57DD" w:rsidP="00E06E5F">
      <w:pPr>
        <w:pStyle w:val="Heading3"/>
        <w:numPr>
          <w:ilvl w:val="1"/>
          <w:numId w:val="34"/>
        </w:numPr>
      </w:pPr>
      <w:r>
        <w:t>Declaration by Industry Supervisor</w:t>
      </w:r>
    </w:p>
    <w:p w14:paraId="0E5147D4" w14:textId="77777777" w:rsidR="00603C7A" w:rsidRDefault="00603C7A" w:rsidP="00C06599">
      <w:pPr>
        <w:pStyle w:val="BodyText"/>
      </w:pPr>
    </w:p>
    <w:p w14:paraId="5F3D3CBF" w14:textId="77777777" w:rsidR="00603C7A" w:rsidRDefault="00603C7A" w:rsidP="00C06599">
      <w:pPr>
        <w:pStyle w:val="BodyText"/>
      </w:pPr>
      <w:r>
        <w:t xml:space="preserve">I hereby acknowledge that I </w:t>
      </w:r>
      <w:r>
        <w:rPr>
          <w:u w:val="single"/>
        </w:rPr>
        <w:t>have engaged and discussed with the Candidate</w:t>
      </w:r>
      <w:r>
        <w:t xml:space="preserve"> on the Capstone Project details above, and we are in agreement on the contents provided in the sections above.</w:t>
      </w:r>
    </w:p>
    <w:p w14:paraId="4B505616" w14:textId="77777777" w:rsidR="00603C7A" w:rsidRDefault="00603C7A" w:rsidP="00C06599">
      <w:pPr>
        <w:pStyle w:val="BodyText"/>
      </w:pPr>
    </w:p>
    <w:tbl>
      <w:tblPr>
        <w:tblStyle w:val="TableTheme"/>
        <w:tblW w:w="4795" w:type="pct"/>
        <w:tblInd w:w="4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80" w:firstRow="0" w:lastRow="0" w:firstColumn="1" w:lastColumn="0" w:noHBand="0" w:noVBand="1"/>
      </w:tblPr>
      <w:tblGrid>
        <w:gridCol w:w="4979"/>
        <w:gridCol w:w="3677"/>
      </w:tblGrid>
      <w:tr w:rsidR="00CF37BF" w14:paraId="31B4635B" w14:textId="77777777" w:rsidTr="00D330B7">
        <w:trPr>
          <w:cantSplit/>
          <w:trHeight w:val="1134"/>
        </w:trPr>
        <w:tc>
          <w:tcPr>
            <w:tcW w:w="4979" w:type="dxa"/>
            <w:tcBorders>
              <w:bottom w:val="single" w:sz="4" w:space="0" w:color="auto"/>
            </w:tcBorders>
            <w:tcMar>
              <w:top w:w="170" w:type="dxa"/>
              <w:bottom w:w="170" w:type="dxa"/>
            </w:tcMar>
            <w:vAlign w:val="bottom"/>
          </w:tcPr>
          <w:p w14:paraId="640356A4" w14:textId="77777777" w:rsidR="00CF37BF" w:rsidRPr="00666025" w:rsidRDefault="00CF37BF" w:rsidP="00CF37BF">
            <w:pPr>
              <w:pStyle w:val="BodyText"/>
              <w:tabs>
                <w:tab w:val="clear" w:pos="426"/>
              </w:tabs>
              <w:ind w:left="0"/>
              <w:jc w:val="left"/>
              <w:rPr>
                <w:i/>
                <w:sz w:val="18"/>
              </w:rPr>
            </w:pPr>
            <w:r>
              <w:rPr>
                <w:i/>
                <w:sz w:val="18"/>
              </w:rPr>
              <w:t xml:space="preserve">Signature      </w:t>
            </w:r>
            <w:sdt>
              <w:sdtPr>
                <w:rPr>
                  <w:i/>
                  <w:sz w:val="18"/>
                </w:rPr>
                <w:id w:val="-369766446"/>
                <w:showingPlcHdr/>
                <w15:color w:val="FF0000"/>
                <w:picture/>
              </w:sdtPr>
              <w:sdtEndPr/>
              <w:sdtContent>
                <w:r>
                  <w:rPr>
                    <w:i/>
                    <w:noProof/>
                    <w:sz w:val="18"/>
                    <w:lang w:eastAsia="en-SG"/>
                  </w:rPr>
                  <w:drawing>
                    <wp:inline distT="0" distB="0" distL="0" distR="0" wp14:anchorId="32F5D5B6" wp14:editId="1C1475CB">
                      <wp:extent cx="2088000" cy="648000"/>
                      <wp:effectExtent l="0" t="0" r="7620" b="0"/>
                      <wp:docPr id="2" name="Pictur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 preferRelativeResize="0">
                                <a:picLocks noChangeAspect="1" noChangeArrowheads="1"/>
                              </pic:cNvPicPr>
                            </pic:nvPicPr>
                            <pic:blipFill>
                              <a:blip r:embed="rId1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88000" cy="64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3677" w:type="dxa"/>
            <w:tcMar>
              <w:top w:w="170" w:type="dxa"/>
              <w:bottom w:w="170" w:type="dxa"/>
            </w:tcMar>
          </w:tcPr>
          <w:p w14:paraId="6F1FCACF" w14:textId="77777777" w:rsidR="00CF37BF" w:rsidRPr="00D330B7" w:rsidRDefault="00CF37BF" w:rsidP="00CF37BF">
            <w:pPr>
              <w:pStyle w:val="BodyText"/>
              <w:tabs>
                <w:tab w:val="clear" w:pos="426"/>
              </w:tabs>
              <w:ind w:left="0"/>
              <w:jc w:val="left"/>
            </w:pPr>
          </w:p>
        </w:tc>
      </w:tr>
      <w:tr w:rsidR="00603C7A" w14:paraId="01A5BF6A" w14:textId="77777777" w:rsidTr="00D330B7">
        <w:trPr>
          <w:cantSplit/>
        </w:trPr>
        <w:tc>
          <w:tcPr>
            <w:tcW w:w="8656" w:type="dxa"/>
            <w:gridSpan w:val="2"/>
            <w:tcMar>
              <w:top w:w="170" w:type="dxa"/>
              <w:bottom w:w="170" w:type="dxa"/>
            </w:tcMar>
          </w:tcPr>
          <w:p w14:paraId="70547325" w14:textId="77777777" w:rsidR="00603C7A" w:rsidRDefault="00603C7A" w:rsidP="00B94E13">
            <w:pPr>
              <w:pStyle w:val="BodyText"/>
              <w:tabs>
                <w:tab w:val="clear" w:pos="426"/>
              </w:tabs>
              <w:ind w:left="0"/>
              <w:jc w:val="left"/>
            </w:pPr>
          </w:p>
          <w:p w14:paraId="72D25184" w14:textId="77777777" w:rsidR="006E1278" w:rsidRDefault="006E1278" w:rsidP="006E1278">
            <w:pPr>
              <w:pStyle w:val="BodyText"/>
              <w:tabs>
                <w:tab w:val="clear" w:pos="426"/>
              </w:tabs>
              <w:ind w:left="0"/>
              <w:jc w:val="left"/>
            </w:pPr>
            <w:r>
              <w:rPr>
                <w:b/>
              </w:rPr>
              <w:t>Name of Industry Supervisor:</w:t>
            </w:r>
            <w:r>
              <w:t xml:space="preserve"> </w:t>
            </w:r>
            <w:r>
              <w:fldChar w:fldCharType="begin"/>
            </w:r>
            <w:r>
              <w:instrText xml:space="preserve"> REF Industry_Supervisor_Name \h </w:instrText>
            </w:r>
            <w:r>
              <w:fldChar w:fldCharType="separate"/>
            </w:r>
            <w:sdt>
              <w:sdtPr>
                <w:id w:val="-1464955567"/>
                <w:placeholder>
                  <w:docPart w:val="0E1777C4C78942CAAB731333B5A725F1"/>
                </w:placeholder>
                <w:showingPlcHdr/>
                <w15:color w:val="FF0000"/>
                <w:text/>
              </w:sdtPr>
              <w:sdtContent>
                <w:r w:rsidR="000E7886">
                  <w:rPr>
                    <w:rStyle w:val="PlaceholderText"/>
                    <w:i/>
                    <w:color w:val="FF0000"/>
                  </w:rPr>
                  <w:t>The industry supervisor’s name</w:t>
                </w:r>
              </w:sdtContent>
            </w:sdt>
            <w:r>
              <w:fldChar w:fldCharType="end"/>
            </w:r>
          </w:p>
          <w:p w14:paraId="098E378F" w14:textId="77777777" w:rsidR="006E1278" w:rsidRDefault="006E1278" w:rsidP="006E1278">
            <w:pPr>
              <w:pStyle w:val="BodyText"/>
              <w:tabs>
                <w:tab w:val="clear" w:pos="426"/>
              </w:tabs>
              <w:ind w:left="0"/>
              <w:jc w:val="left"/>
            </w:pPr>
            <w:r>
              <w:rPr>
                <w:b/>
              </w:rPr>
              <w:t xml:space="preserve">Designation: </w:t>
            </w: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REF Industry_Supervisor_Designation \h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sdt>
              <w:sdtPr>
                <w:id w:val="-1766755703"/>
                <w:placeholder>
                  <w:docPart w:val="6C0538DBFFA34C849DBFD2483CB877A6"/>
                </w:placeholder>
                <w:showingPlcHdr/>
                <w15:color w:val="FF0000"/>
                <w:text/>
              </w:sdtPr>
              <w:sdtContent>
                <w:r w:rsidR="000E7886">
                  <w:rPr>
                    <w:rStyle w:val="PlaceholderText"/>
                    <w:i/>
                    <w:color w:val="FF0000"/>
                  </w:rPr>
                  <w:t>The industry supervisor’s designation</w:t>
                </w:r>
              </w:sdtContent>
            </w:sdt>
            <w:r>
              <w:rPr>
                <w:b/>
              </w:rPr>
              <w:fldChar w:fldCharType="end"/>
            </w:r>
          </w:p>
          <w:p w14:paraId="2FF60D24" w14:textId="77777777" w:rsidR="006E1278" w:rsidRDefault="006E1278" w:rsidP="006E1278">
            <w:pPr>
              <w:pStyle w:val="BodyText"/>
              <w:tabs>
                <w:tab w:val="clear" w:pos="426"/>
              </w:tabs>
              <w:ind w:left="0"/>
              <w:jc w:val="left"/>
            </w:pPr>
            <w:r>
              <w:rPr>
                <w:b/>
              </w:rPr>
              <w:t>Department:</w:t>
            </w:r>
            <w:r>
              <w:t xml:space="preserve"> </w:t>
            </w:r>
            <w:r>
              <w:fldChar w:fldCharType="begin"/>
            </w:r>
            <w:r>
              <w:instrText xml:space="preserve"> REF Industry_Supervisor_Department_Division \h </w:instrText>
            </w:r>
            <w:r>
              <w:fldChar w:fldCharType="separate"/>
            </w:r>
            <w:sdt>
              <w:sdtPr>
                <w:id w:val="-1990401765"/>
                <w:placeholder>
                  <w:docPart w:val="E383213815E84C1888D3EAA4F5EA4D84"/>
                </w:placeholder>
                <w:showingPlcHdr/>
                <w15:color w:val="FF0000"/>
                <w:text/>
              </w:sdtPr>
              <w:sdtContent>
                <w:r w:rsidR="000E7886">
                  <w:rPr>
                    <w:rStyle w:val="PlaceholderText"/>
                    <w:i/>
                    <w:color w:val="FF0000"/>
                  </w:rPr>
                  <w:t>The industry supervisor’s department / division</w:t>
                </w:r>
              </w:sdtContent>
            </w:sdt>
            <w:r>
              <w:fldChar w:fldCharType="end"/>
            </w:r>
          </w:p>
          <w:p w14:paraId="0D62EDA8" w14:textId="77777777" w:rsidR="006E1278" w:rsidRDefault="006E1278" w:rsidP="006E1278">
            <w:pPr>
              <w:pStyle w:val="BodyText"/>
              <w:tabs>
                <w:tab w:val="clear" w:pos="426"/>
              </w:tabs>
              <w:ind w:left="0"/>
              <w:jc w:val="left"/>
            </w:pPr>
            <w:r>
              <w:rPr>
                <w:b/>
              </w:rPr>
              <w:t>Contact No:</w:t>
            </w:r>
            <w:r>
              <w:t xml:space="preserve"> </w:t>
            </w:r>
            <w:r>
              <w:fldChar w:fldCharType="begin"/>
            </w:r>
            <w:r>
              <w:instrText xml:space="preserve"> REF Industry_Supervisor_Contact_Number \h </w:instrText>
            </w:r>
            <w:r>
              <w:fldChar w:fldCharType="separate"/>
            </w:r>
            <w:sdt>
              <w:sdtPr>
                <w:id w:val="1905325147"/>
                <w:placeholder>
                  <w:docPart w:val="CBB48FBE30CC4113B8BA1C94B7B5ACE2"/>
                </w:placeholder>
                <w:showingPlcHdr/>
                <w15:color w:val="FF0000"/>
                <w:text/>
              </w:sdtPr>
              <w:sdtContent>
                <w:r w:rsidR="000E7886">
                  <w:rPr>
                    <w:rStyle w:val="PlaceholderText"/>
                    <w:i/>
                    <w:color w:val="FF0000"/>
                  </w:rPr>
                  <w:t>The industry supervisor’s contact number</w:t>
                </w:r>
              </w:sdtContent>
            </w:sdt>
            <w:r>
              <w:fldChar w:fldCharType="end"/>
            </w:r>
          </w:p>
          <w:p w14:paraId="2743F5C3" w14:textId="77777777" w:rsidR="006E1278" w:rsidRDefault="006E1278" w:rsidP="006E1278">
            <w:pPr>
              <w:pStyle w:val="BodyText"/>
              <w:tabs>
                <w:tab w:val="clear" w:pos="426"/>
              </w:tabs>
              <w:ind w:left="0"/>
              <w:jc w:val="left"/>
            </w:pPr>
            <w:r>
              <w:rPr>
                <w:b/>
              </w:rPr>
              <w:t>Email:</w:t>
            </w:r>
            <w:r>
              <w:t xml:space="preserve"> </w:t>
            </w:r>
            <w:r>
              <w:fldChar w:fldCharType="begin"/>
            </w:r>
            <w:r>
              <w:instrText xml:space="preserve"> REF Industry_Supervisor_Email_Address \h </w:instrText>
            </w:r>
            <w:r>
              <w:fldChar w:fldCharType="separate"/>
            </w:r>
            <w:sdt>
              <w:sdtPr>
                <w:id w:val="-383722078"/>
                <w:placeholder>
                  <w:docPart w:val="D15A15A7E3E74CADA0A81D773F7F2C70"/>
                </w:placeholder>
                <w:showingPlcHdr/>
                <w15:color w:val="FF0000"/>
                <w:text/>
              </w:sdtPr>
              <w:sdtContent>
                <w:r w:rsidR="000E7886">
                  <w:rPr>
                    <w:rStyle w:val="PlaceholderText"/>
                    <w:i/>
                    <w:color w:val="FF0000"/>
                  </w:rPr>
                  <w:t>The industry supervisor’s email address</w:t>
                </w:r>
              </w:sdtContent>
            </w:sdt>
            <w:r>
              <w:fldChar w:fldCharType="end"/>
            </w:r>
          </w:p>
          <w:p w14:paraId="7538085D" w14:textId="77777777" w:rsidR="00603C7A" w:rsidRDefault="006E1278" w:rsidP="006E1278">
            <w:pPr>
              <w:pStyle w:val="BodyText"/>
              <w:tabs>
                <w:tab w:val="clear" w:pos="426"/>
              </w:tabs>
              <w:ind w:left="0"/>
              <w:jc w:val="left"/>
            </w:pPr>
            <w:r>
              <w:rPr>
                <w:b/>
              </w:rPr>
              <w:t>Date:</w:t>
            </w:r>
            <w:r>
              <w:t xml:space="preserve"> </w:t>
            </w:r>
            <w:sdt>
              <w:sdtPr>
                <w:id w:val="-747414225"/>
                <w:placeholder>
                  <w:docPart w:val="267B54B3F76644ADA32C272B9098B35C"/>
                </w:placeholder>
                <w:showingPlcHdr/>
                <w15:color w:val="FF0000"/>
                <w:date>
                  <w:dateFormat w:val="d/M/yyyy"/>
                  <w:lid w:val="en-SG"/>
                  <w:storeMappedDataAs w:val="dateTime"/>
                  <w:calendar w:val="gregorian"/>
                </w:date>
              </w:sdtPr>
              <w:sdtEndPr/>
              <w:sdtContent>
                <w:r>
                  <w:rPr>
                    <w:rStyle w:val="PlaceholderText"/>
                    <w:i/>
                    <w:color w:val="FF0000"/>
                  </w:rPr>
                  <w:t>Click or tap to enter a date</w:t>
                </w:r>
              </w:sdtContent>
            </w:sdt>
          </w:p>
        </w:tc>
      </w:tr>
    </w:tbl>
    <w:p w14:paraId="4EAD0113" w14:textId="77777777" w:rsidR="00603C7A" w:rsidRPr="00064120" w:rsidRDefault="00603C7A" w:rsidP="00064120">
      <w:pPr>
        <w:pStyle w:val="BodyText"/>
      </w:pPr>
    </w:p>
    <w:p w14:paraId="5E0F1F40" w14:textId="77777777" w:rsidR="00603C7A" w:rsidRDefault="00BC57DD" w:rsidP="00E06E5F">
      <w:pPr>
        <w:pStyle w:val="Heading3"/>
        <w:numPr>
          <w:ilvl w:val="1"/>
          <w:numId w:val="34"/>
        </w:numPr>
      </w:pPr>
      <w:r>
        <w:t>Declaration by Candidate</w:t>
      </w:r>
    </w:p>
    <w:p w14:paraId="052ECE65" w14:textId="77777777" w:rsidR="00603C7A" w:rsidRDefault="00603C7A" w:rsidP="000E2382">
      <w:pPr>
        <w:pStyle w:val="BodyText"/>
      </w:pPr>
    </w:p>
    <w:p w14:paraId="6FB09AA2" w14:textId="77777777" w:rsidR="00603C7A" w:rsidRDefault="00603C7A" w:rsidP="000E2382">
      <w:pPr>
        <w:pStyle w:val="BodyText"/>
      </w:pPr>
      <w:r>
        <w:t xml:space="preserve">I hereby acknowledge that I </w:t>
      </w:r>
      <w:r>
        <w:rPr>
          <w:u w:val="single"/>
        </w:rPr>
        <w:t>have engaged and discussed with my Industry Supervisor</w:t>
      </w:r>
      <w:r>
        <w:t xml:space="preserve"> on the Capstone Project details above, and we are in agreement on the contents provided in the sections above.</w:t>
      </w:r>
    </w:p>
    <w:p w14:paraId="65291D8E" w14:textId="77777777" w:rsidR="00603C7A" w:rsidRDefault="00603C7A" w:rsidP="000E2382">
      <w:pPr>
        <w:pStyle w:val="BodyText"/>
      </w:pPr>
    </w:p>
    <w:tbl>
      <w:tblPr>
        <w:tblStyle w:val="TableTheme"/>
        <w:tblW w:w="4795" w:type="pct"/>
        <w:tblInd w:w="4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80" w:firstRow="0" w:lastRow="0" w:firstColumn="1" w:lastColumn="0" w:noHBand="0" w:noVBand="1"/>
      </w:tblPr>
      <w:tblGrid>
        <w:gridCol w:w="9242"/>
        <w:gridCol w:w="222"/>
      </w:tblGrid>
      <w:tr w:rsidR="00CF37BF" w14:paraId="78B14E9B" w14:textId="77777777" w:rsidTr="00B94E13">
        <w:trPr>
          <w:cantSplit/>
          <w:trHeight w:val="1134"/>
        </w:trPr>
        <w:tc>
          <w:tcPr>
            <w:tcW w:w="4979" w:type="dxa"/>
            <w:tcBorders>
              <w:bottom w:val="single" w:sz="4" w:space="0" w:color="auto"/>
            </w:tcBorders>
            <w:tcMar>
              <w:top w:w="170" w:type="dxa"/>
              <w:bottom w:w="170" w:type="dxa"/>
            </w:tcMar>
            <w:vAlign w:val="bottom"/>
          </w:tcPr>
          <w:p w14:paraId="755FAF38" w14:textId="0AC75C47" w:rsidR="00CF37BF" w:rsidRPr="00666025" w:rsidRDefault="00CF37BF" w:rsidP="00CF37BF">
            <w:pPr>
              <w:pStyle w:val="BodyText"/>
              <w:tabs>
                <w:tab w:val="clear" w:pos="426"/>
              </w:tabs>
              <w:ind w:left="0"/>
              <w:jc w:val="left"/>
              <w:rPr>
                <w:i/>
                <w:sz w:val="18"/>
              </w:rPr>
            </w:pPr>
            <w:r>
              <w:rPr>
                <w:i/>
                <w:sz w:val="18"/>
              </w:rPr>
              <w:t xml:space="preserve">Signature      </w:t>
            </w:r>
            <w:sdt>
              <w:sdtPr>
                <w:rPr>
                  <w:noProof/>
                </w:rPr>
                <w:id w:val="382612700"/>
                <w15:color w:val="FF0000"/>
                <w:picture/>
              </w:sdtPr>
              <w:sdtContent>
                <w:r w:rsidR="009837C3" w:rsidRPr="009837C3">
                  <w:rPr>
                    <w:noProof/>
                  </w:rPr>
                  <w:drawing>
                    <wp:inline distT="0" distB="0" distL="0" distR="0" wp14:anchorId="05B20320" wp14:editId="255A0D92">
                      <wp:extent cx="5731510" cy="1393825"/>
                      <wp:effectExtent l="0" t="0" r="0" b="0"/>
                      <wp:docPr id="384920325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5731510" cy="13938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3677" w:type="dxa"/>
            <w:tcMar>
              <w:top w:w="170" w:type="dxa"/>
              <w:bottom w:w="170" w:type="dxa"/>
            </w:tcMar>
          </w:tcPr>
          <w:p w14:paraId="72D1E0FD" w14:textId="77777777" w:rsidR="00CF37BF" w:rsidRPr="00D330B7" w:rsidRDefault="00CF37BF" w:rsidP="00CF37BF">
            <w:pPr>
              <w:pStyle w:val="BodyText"/>
              <w:tabs>
                <w:tab w:val="clear" w:pos="426"/>
              </w:tabs>
              <w:ind w:left="0"/>
              <w:jc w:val="left"/>
            </w:pPr>
          </w:p>
        </w:tc>
      </w:tr>
      <w:tr w:rsidR="00603C7A" w14:paraId="464FF89F" w14:textId="77777777" w:rsidTr="00B94E13">
        <w:trPr>
          <w:cantSplit/>
        </w:trPr>
        <w:tc>
          <w:tcPr>
            <w:tcW w:w="8656" w:type="dxa"/>
            <w:gridSpan w:val="2"/>
            <w:tcMar>
              <w:top w:w="170" w:type="dxa"/>
              <w:bottom w:w="170" w:type="dxa"/>
            </w:tcMar>
          </w:tcPr>
          <w:p w14:paraId="45218486" w14:textId="77777777" w:rsidR="00603C7A" w:rsidRDefault="00603C7A" w:rsidP="00B94E13">
            <w:pPr>
              <w:pStyle w:val="BodyText"/>
              <w:tabs>
                <w:tab w:val="clear" w:pos="426"/>
              </w:tabs>
              <w:ind w:left="0"/>
              <w:jc w:val="left"/>
            </w:pPr>
          </w:p>
          <w:p w14:paraId="31E5D808" w14:textId="02036D2B" w:rsidR="006E1278" w:rsidRDefault="006E1278" w:rsidP="006E1278">
            <w:pPr>
              <w:pStyle w:val="BodyText"/>
              <w:tabs>
                <w:tab w:val="clear" w:pos="426"/>
              </w:tabs>
              <w:ind w:left="0"/>
              <w:jc w:val="left"/>
            </w:pPr>
            <w:r>
              <w:rPr>
                <w:b/>
              </w:rPr>
              <w:t>Name of Candidate:</w:t>
            </w:r>
            <w:r>
              <w:t xml:space="preserve"> </w:t>
            </w:r>
            <w:r>
              <w:fldChar w:fldCharType="begin"/>
            </w:r>
            <w:r>
              <w:instrText xml:space="preserve"> REF Candidate_Name \h </w:instrText>
            </w:r>
            <w:r>
              <w:fldChar w:fldCharType="separate"/>
            </w:r>
            <w:sdt>
              <w:sdtPr>
                <w:id w:val="-724990899"/>
                <w:placeholder>
                  <w:docPart w:val="5953C8CCA29E454B8B46BDF8E52679BD"/>
                </w:placeholder>
                <w:showingPlcHdr/>
                <w15:color w:val="FF0000"/>
                <w:text/>
              </w:sdtPr>
              <w:sdtContent>
                <w:r w:rsidR="006320B5" w:rsidRPr="003938F0">
                  <w:rPr>
                    <w:rStyle w:val="PlaceholderText"/>
                    <w:i/>
                    <w:color w:val="FF0000"/>
                  </w:rPr>
                  <w:t xml:space="preserve">The </w:t>
                </w:r>
                <w:r w:rsidR="006320B5">
                  <w:rPr>
                    <w:rStyle w:val="PlaceholderText"/>
                    <w:i/>
                    <w:color w:val="FF0000"/>
                  </w:rPr>
                  <w:t>candidate’s</w:t>
                </w:r>
                <w:r w:rsidR="006320B5" w:rsidRPr="003938F0">
                  <w:rPr>
                    <w:rStyle w:val="PlaceholderText"/>
                    <w:i/>
                    <w:color w:val="FF0000"/>
                  </w:rPr>
                  <w:t xml:space="preserve"> </w:t>
                </w:r>
                <w:r w:rsidR="006320B5">
                  <w:rPr>
                    <w:rStyle w:val="PlaceholderText"/>
                    <w:i/>
                    <w:color w:val="FF0000"/>
                  </w:rPr>
                  <w:t xml:space="preserve">full </w:t>
                </w:r>
                <w:r w:rsidR="006320B5" w:rsidRPr="003938F0">
                  <w:rPr>
                    <w:rStyle w:val="PlaceholderText"/>
                    <w:i/>
                    <w:color w:val="FF0000"/>
                  </w:rPr>
                  <w:t>name</w:t>
                </w:r>
              </w:sdtContent>
            </w:sdt>
            <w:r>
              <w:fldChar w:fldCharType="end"/>
            </w:r>
          </w:p>
          <w:p w14:paraId="599D6C18" w14:textId="7DF295A5" w:rsidR="006E1278" w:rsidRDefault="006E1278" w:rsidP="006E1278">
            <w:pPr>
              <w:pStyle w:val="BodyText"/>
              <w:tabs>
                <w:tab w:val="clear" w:pos="426"/>
              </w:tabs>
              <w:ind w:left="0"/>
              <w:jc w:val="left"/>
            </w:pPr>
            <w:r>
              <w:rPr>
                <w:b/>
              </w:rPr>
              <w:t>Contact No:</w:t>
            </w:r>
            <w:r>
              <w:t xml:space="preserve"> </w:t>
            </w:r>
            <w:sdt>
              <w:sdtPr>
                <w:id w:val="-1557696194"/>
                <w:placeholder>
                  <w:docPart w:val="E432658C9F31444F93835CA35F6CC45E"/>
                </w:placeholder>
                <w:showingPlcHdr/>
                <w15:color w:val="FF0000"/>
                <w:text/>
              </w:sdtPr>
              <w:sdtContent>
                <w:r w:rsidRPr="00075B0B">
                  <w:rPr>
                    <w:rStyle w:val="PlaceholderText"/>
                    <w:i/>
                    <w:color w:val="FF0000"/>
                  </w:rPr>
                  <w:t xml:space="preserve">The </w:t>
                </w:r>
                <w:r>
                  <w:rPr>
                    <w:rStyle w:val="PlaceholderText"/>
                    <w:i/>
                    <w:color w:val="FF0000"/>
                  </w:rPr>
                  <w:t>candidate’s</w:t>
                </w:r>
                <w:r w:rsidRPr="00075B0B">
                  <w:rPr>
                    <w:rStyle w:val="PlaceholderText"/>
                    <w:i/>
                    <w:color w:val="FF0000"/>
                  </w:rPr>
                  <w:t xml:space="preserve"> </w:t>
                </w:r>
                <w:r w:rsidR="006320B5">
                  <w:rPr>
                    <w:rStyle w:val="PlaceholderText"/>
                    <w:i/>
                    <w:color w:val="FF0000"/>
                  </w:rPr>
                  <w:t>contact number</w:t>
                </w:r>
              </w:sdtContent>
            </w:sdt>
          </w:p>
          <w:p w14:paraId="0748AF9C" w14:textId="14A772AD" w:rsidR="006E1278" w:rsidRDefault="006E1278" w:rsidP="006E1278">
            <w:pPr>
              <w:pStyle w:val="BodyText"/>
              <w:tabs>
                <w:tab w:val="clear" w:pos="426"/>
              </w:tabs>
              <w:ind w:left="0"/>
              <w:jc w:val="left"/>
            </w:pPr>
            <w:r>
              <w:rPr>
                <w:b/>
              </w:rPr>
              <w:t>Email:</w:t>
            </w:r>
            <w:r>
              <w:t xml:space="preserve"> </w:t>
            </w:r>
            <w:sdt>
              <w:sdtPr>
                <w:id w:val="806052062"/>
                <w:placeholder>
                  <w:docPart w:val="D2048ED4E7A64120B5750954FFAC43BB"/>
                </w:placeholder>
                <w15:color w:val="FF0000"/>
              </w:sdtPr>
              <w:sdtEndPr/>
              <w:sdtContent>
                <w:r w:rsidR="009837C3">
                  <w:t>2400989@sit.singaporetech.edu.sg</w:t>
                </w:r>
              </w:sdtContent>
            </w:sdt>
          </w:p>
          <w:p w14:paraId="0A85B3D0" w14:textId="27802B97" w:rsidR="00603C7A" w:rsidRDefault="006E1278" w:rsidP="006E1278">
            <w:pPr>
              <w:pStyle w:val="BodyText"/>
              <w:tabs>
                <w:tab w:val="clear" w:pos="426"/>
              </w:tabs>
              <w:ind w:left="0"/>
              <w:jc w:val="left"/>
            </w:pPr>
            <w:r>
              <w:rPr>
                <w:b/>
              </w:rPr>
              <w:t>Date:</w:t>
            </w:r>
            <w:r>
              <w:t xml:space="preserve"> </w:t>
            </w:r>
            <w:sdt>
              <w:sdtPr>
                <w:id w:val="-273939231"/>
                <w:placeholder>
                  <w:docPart w:val="1C96EAE31B294EBE838ECD2F1E480B80"/>
                </w:placeholder>
                <w15:color w:val="FF0000"/>
                <w:date w:fullDate="2026-10-09T00:00:00Z">
                  <w:dateFormat w:val="d/M/yyyy"/>
                  <w:lid w:val="en-SG"/>
                  <w:storeMappedDataAs w:val="dateTime"/>
                  <w:calendar w:val="gregorian"/>
                </w:date>
              </w:sdtPr>
              <w:sdtEndPr/>
              <w:sdtContent>
                <w:r w:rsidR="009837C3">
                  <w:t>9/10/2026</w:t>
                </w:r>
              </w:sdtContent>
            </w:sdt>
          </w:p>
        </w:tc>
      </w:tr>
    </w:tbl>
    <w:p w14:paraId="0501BF3C" w14:textId="77777777" w:rsidR="00603C7A" w:rsidRPr="00064120" w:rsidRDefault="00603C7A" w:rsidP="00064120">
      <w:pPr>
        <w:pStyle w:val="BodyText"/>
      </w:pPr>
    </w:p>
    <w:p w14:paraId="2F12219C" w14:textId="77777777" w:rsidR="00603C7A" w:rsidRPr="00064120" w:rsidRDefault="00603C7A" w:rsidP="00064120">
      <w:pPr>
        <w:pStyle w:val="BodyText"/>
      </w:pPr>
      <w:r>
        <w:br w:type="page"/>
      </w:r>
    </w:p>
    <w:p w14:paraId="65A03C14" w14:textId="77777777" w:rsidR="00603C7A" w:rsidRDefault="00BC57DD" w:rsidP="00E06E5F">
      <w:pPr>
        <w:pStyle w:val="Heading3"/>
        <w:numPr>
          <w:ilvl w:val="1"/>
          <w:numId w:val="34"/>
        </w:numPr>
      </w:pPr>
      <w:r>
        <w:lastRenderedPageBreak/>
        <w:t>Declaration by Academic Supervisor</w:t>
      </w:r>
    </w:p>
    <w:p w14:paraId="4F2DC65F" w14:textId="77777777" w:rsidR="00603C7A" w:rsidRDefault="00603C7A" w:rsidP="000E2382">
      <w:pPr>
        <w:pStyle w:val="BodyText"/>
      </w:pPr>
    </w:p>
    <w:p w14:paraId="2A201510" w14:textId="77777777" w:rsidR="00603C7A" w:rsidRDefault="00603C7A" w:rsidP="000E2382">
      <w:pPr>
        <w:pStyle w:val="BodyText"/>
      </w:pPr>
      <w:r>
        <w:t xml:space="preserve">I hereby acknowledge that I </w:t>
      </w:r>
      <w:r>
        <w:rPr>
          <w:u w:val="single"/>
        </w:rPr>
        <w:t>have read and understood the Capstone Project details above</w:t>
      </w:r>
      <w:r>
        <w:t xml:space="preserve">.  I believe that the proposed project is appropriate to fulfil the requirements for the </w:t>
      </w:r>
      <w:r>
        <w:rPr>
          <w:b/>
          <w:bCs/>
        </w:rPr>
        <w:t>AAI4001 Capstone Project</w:t>
      </w:r>
      <w:r>
        <w:t xml:space="preserve"> module.</w:t>
      </w:r>
    </w:p>
    <w:p w14:paraId="2BD4C587" w14:textId="77777777" w:rsidR="00603C7A" w:rsidRDefault="00603C7A" w:rsidP="000E2382">
      <w:pPr>
        <w:pStyle w:val="BodyText"/>
      </w:pPr>
    </w:p>
    <w:tbl>
      <w:tblPr>
        <w:tblStyle w:val="TableTheme"/>
        <w:tblW w:w="4795" w:type="pct"/>
        <w:tblInd w:w="4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80" w:firstRow="0" w:lastRow="0" w:firstColumn="1" w:lastColumn="0" w:noHBand="0" w:noVBand="1"/>
      </w:tblPr>
      <w:tblGrid>
        <w:gridCol w:w="4979"/>
        <w:gridCol w:w="3677"/>
      </w:tblGrid>
      <w:tr w:rsidR="00CF37BF" w14:paraId="5493AD76" w14:textId="77777777" w:rsidTr="00B94E13">
        <w:trPr>
          <w:cantSplit/>
          <w:trHeight w:val="1134"/>
        </w:trPr>
        <w:tc>
          <w:tcPr>
            <w:tcW w:w="4979" w:type="dxa"/>
            <w:tcBorders>
              <w:bottom w:val="single" w:sz="4" w:space="0" w:color="auto"/>
            </w:tcBorders>
            <w:tcMar>
              <w:top w:w="170" w:type="dxa"/>
              <w:bottom w:w="170" w:type="dxa"/>
            </w:tcMar>
            <w:vAlign w:val="bottom"/>
          </w:tcPr>
          <w:p w14:paraId="1CAAA729" w14:textId="77777777" w:rsidR="00CF37BF" w:rsidRPr="00666025" w:rsidRDefault="00CF37BF" w:rsidP="00CF37BF">
            <w:pPr>
              <w:pStyle w:val="BodyText"/>
              <w:tabs>
                <w:tab w:val="clear" w:pos="426"/>
              </w:tabs>
              <w:ind w:left="0"/>
              <w:jc w:val="left"/>
              <w:rPr>
                <w:i/>
                <w:sz w:val="18"/>
              </w:rPr>
            </w:pPr>
            <w:r>
              <w:rPr>
                <w:i/>
                <w:sz w:val="18"/>
              </w:rPr>
              <w:t xml:space="preserve">Signature      </w:t>
            </w:r>
            <w:sdt>
              <w:sdtPr>
                <w:rPr>
                  <w:i/>
                  <w:sz w:val="18"/>
                </w:rPr>
                <w:id w:val="228116534"/>
                <w:showingPlcHdr/>
                <w15:color w:val="FF0000"/>
                <w:picture/>
              </w:sdtPr>
              <w:sdtEndPr/>
              <w:sdtContent>
                <w:r>
                  <w:rPr>
                    <w:i/>
                    <w:noProof/>
                    <w:sz w:val="18"/>
                    <w:lang w:eastAsia="en-SG"/>
                  </w:rPr>
                  <w:drawing>
                    <wp:inline distT="0" distB="0" distL="0" distR="0" wp14:anchorId="4A303B3A" wp14:editId="375D066C">
                      <wp:extent cx="2088000" cy="648000"/>
                      <wp:effectExtent l="0" t="0" r="7620" b="0"/>
                      <wp:docPr id="3" name="Pictur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 preferRelativeResize="0">
                                <a:picLocks noChangeAspect="1" noChangeArrowheads="1"/>
                              </pic:cNvPicPr>
                            </pic:nvPicPr>
                            <pic:blipFill>
                              <a:blip r:embed="rId1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88000" cy="64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3677" w:type="dxa"/>
            <w:tcMar>
              <w:top w:w="170" w:type="dxa"/>
              <w:bottom w:w="170" w:type="dxa"/>
            </w:tcMar>
          </w:tcPr>
          <w:p w14:paraId="59DB7E93" w14:textId="77777777" w:rsidR="00CF37BF" w:rsidRPr="00D330B7" w:rsidRDefault="00CF37BF" w:rsidP="00CF37BF">
            <w:pPr>
              <w:pStyle w:val="BodyText"/>
              <w:tabs>
                <w:tab w:val="clear" w:pos="426"/>
              </w:tabs>
              <w:ind w:left="0"/>
              <w:jc w:val="left"/>
            </w:pPr>
          </w:p>
        </w:tc>
      </w:tr>
      <w:tr w:rsidR="00603C7A" w14:paraId="07577404" w14:textId="77777777" w:rsidTr="00B94E13">
        <w:trPr>
          <w:cantSplit/>
        </w:trPr>
        <w:tc>
          <w:tcPr>
            <w:tcW w:w="8656" w:type="dxa"/>
            <w:gridSpan w:val="2"/>
            <w:tcMar>
              <w:top w:w="170" w:type="dxa"/>
              <w:bottom w:w="170" w:type="dxa"/>
            </w:tcMar>
          </w:tcPr>
          <w:p w14:paraId="40725C76" w14:textId="77777777" w:rsidR="00603C7A" w:rsidRDefault="00603C7A" w:rsidP="00B94E13">
            <w:pPr>
              <w:pStyle w:val="BodyText"/>
              <w:tabs>
                <w:tab w:val="clear" w:pos="426"/>
              </w:tabs>
              <w:ind w:left="0"/>
              <w:jc w:val="left"/>
            </w:pPr>
          </w:p>
          <w:p w14:paraId="7E51F77A" w14:textId="77777777" w:rsidR="006E1278" w:rsidRDefault="006E1278" w:rsidP="006E1278">
            <w:pPr>
              <w:pStyle w:val="BodyText"/>
              <w:tabs>
                <w:tab w:val="clear" w:pos="426"/>
              </w:tabs>
              <w:ind w:left="0"/>
              <w:jc w:val="left"/>
            </w:pPr>
            <w:r>
              <w:rPr>
                <w:b/>
              </w:rPr>
              <w:t>Name of Academic Supervisor:</w:t>
            </w:r>
            <w:r>
              <w:t xml:space="preserve"> </w:t>
            </w:r>
            <w:r>
              <w:fldChar w:fldCharType="begin"/>
            </w:r>
            <w:r>
              <w:instrText xml:space="preserve"> REF Academic_Supervisor_Name \h </w:instrText>
            </w:r>
            <w:r>
              <w:fldChar w:fldCharType="separate"/>
            </w:r>
            <w:sdt>
              <w:sdtPr>
                <w:id w:val="-925104142"/>
                <w:placeholder>
                  <w:docPart w:val="FF38EA1EC4A048CEAF38B477A2E7CA41"/>
                </w:placeholder>
                <w:showingPlcHdr/>
                <w15:color w:val="FF0000"/>
                <w:text/>
              </w:sdtPr>
              <w:sdtContent>
                <w:r w:rsidR="00995E20">
                  <w:rPr>
                    <w:rStyle w:val="PlaceholderText"/>
                    <w:i/>
                    <w:color w:val="FF0000"/>
                  </w:rPr>
                  <w:t>The academic supervisor’s name</w:t>
                </w:r>
              </w:sdtContent>
            </w:sdt>
            <w:r>
              <w:fldChar w:fldCharType="end"/>
            </w:r>
          </w:p>
          <w:p w14:paraId="298FF0A4" w14:textId="77777777" w:rsidR="006E1278" w:rsidRDefault="006E1278" w:rsidP="006E1278">
            <w:pPr>
              <w:pStyle w:val="BodyText"/>
              <w:tabs>
                <w:tab w:val="clear" w:pos="426"/>
              </w:tabs>
              <w:ind w:left="0"/>
              <w:jc w:val="left"/>
            </w:pPr>
            <w:r>
              <w:rPr>
                <w:b/>
              </w:rPr>
              <w:t>Contact No:</w:t>
            </w:r>
            <w:r>
              <w:t xml:space="preserve"> </w:t>
            </w:r>
            <w:r>
              <w:fldChar w:fldCharType="begin"/>
            </w:r>
            <w:r>
              <w:instrText xml:space="preserve"> REF Academic_Supervisor_Contact_Number \h </w:instrText>
            </w:r>
            <w:r>
              <w:fldChar w:fldCharType="separate"/>
            </w:r>
            <w:sdt>
              <w:sdtPr>
                <w:id w:val="-1490935775"/>
                <w:placeholder>
                  <w:docPart w:val="CACE86C4FDDA4DC28FCB87D2762E9BE4"/>
                </w:placeholder>
                <w:showingPlcHdr/>
                <w15:color w:val="FF0000"/>
                <w:text/>
              </w:sdtPr>
              <w:sdtContent>
                <w:r w:rsidR="00995E20">
                  <w:rPr>
                    <w:rStyle w:val="PlaceholderText"/>
                    <w:i/>
                    <w:color w:val="FF0000"/>
                  </w:rPr>
                  <w:t>The academic supervisor’s contact number</w:t>
                </w:r>
              </w:sdtContent>
            </w:sdt>
            <w:r>
              <w:fldChar w:fldCharType="end"/>
            </w:r>
          </w:p>
          <w:p w14:paraId="120F9E05" w14:textId="77777777" w:rsidR="006E1278" w:rsidRDefault="006E1278" w:rsidP="006E1278">
            <w:pPr>
              <w:pStyle w:val="BodyText"/>
              <w:tabs>
                <w:tab w:val="clear" w:pos="426"/>
              </w:tabs>
              <w:ind w:left="0"/>
              <w:jc w:val="left"/>
            </w:pPr>
            <w:r>
              <w:rPr>
                <w:b/>
              </w:rPr>
              <w:t>Email:</w:t>
            </w:r>
            <w:r>
              <w:t xml:space="preserve"> </w:t>
            </w:r>
            <w:r>
              <w:fldChar w:fldCharType="begin"/>
            </w:r>
            <w:r>
              <w:instrText xml:space="preserve"> REF Academic_Supervisor_Email_Address \h </w:instrText>
            </w:r>
            <w:r>
              <w:fldChar w:fldCharType="separate"/>
            </w:r>
            <w:sdt>
              <w:sdtPr>
                <w:id w:val="17515216"/>
                <w:placeholder>
                  <w:docPart w:val="65EAF344F3DD4D7D81A728FB6B55A8AF"/>
                </w:placeholder>
                <w:showingPlcHdr/>
                <w15:color w:val="FF0000"/>
                <w:text/>
              </w:sdtPr>
              <w:sdtContent>
                <w:r w:rsidR="00995E20">
                  <w:rPr>
                    <w:rStyle w:val="PlaceholderText"/>
                    <w:i/>
                    <w:color w:val="FF0000"/>
                  </w:rPr>
                  <w:t>The academic supervisor’s email address</w:t>
                </w:r>
              </w:sdtContent>
            </w:sdt>
            <w:r>
              <w:fldChar w:fldCharType="end"/>
            </w:r>
          </w:p>
          <w:p w14:paraId="7C2DE281" w14:textId="77777777" w:rsidR="00603C7A" w:rsidRDefault="006E1278" w:rsidP="006E1278">
            <w:pPr>
              <w:pStyle w:val="BodyText"/>
              <w:tabs>
                <w:tab w:val="clear" w:pos="426"/>
              </w:tabs>
              <w:ind w:left="0"/>
              <w:jc w:val="left"/>
            </w:pPr>
            <w:r>
              <w:rPr>
                <w:b/>
              </w:rPr>
              <w:t>Date:</w:t>
            </w:r>
            <w:r>
              <w:t xml:space="preserve"> </w:t>
            </w:r>
            <w:sdt>
              <w:sdtPr>
                <w:id w:val="-2027085963"/>
                <w:placeholder>
                  <w:docPart w:val="D39BE6E7511741AABADC1FDBFB96F179"/>
                </w:placeholder>
                <w:showingPlcHdr/>
                <w15:color w:val="FF0000"/>
                <w:date>
                  <w:dateFormat w:val="d/M/yyyy"/>
                  <w:lid w:val="en-SG"/>
                  <w:storeMappedDataAs w:val="dateTime"/>
                  <w:calendar w:val="gregorian"/>
                </w:date>
              </w:sdtPr>
              <w:sdtEndPr/>
              <w:sdtContent>
                <w:r>
                  <w:rPr>
                    <w:rStyle w:val="PlaceholderText"/>
                    <w:i/>
                    <w:color w:val="FF0000"/>
                  </w:rPr>
                  <w:t>Click or tap to enter a date</w:t>
                </w:r>
              </w:sdtContent>
            </w:sdt>
          </w:p>
        </w:tc>
      </w:tr>
    </w:tbl>
    <w:p w14:paraId="410A6863" w14:textId="77777777" w:rsidR="00603C7A" w:rsidRDefault="00603C7A" w:rsidP="00A60E08">
      <w:pPr>
        <w:pStyle w:val="BodyText"/>
      </w:pPr>
    </w:p>
    <w:p w14:paraId="47537AE0" w14:textId="77777777" w:rsidR="00603C7A" w:rsidRDefault="00603C7A" w:rsidP="00A60E08">
      <w:pPr>
        <w:pStyle w:val="BodyText"/>
      </w:pPr>
    </w:p>
    <w:p w14:paraId="689DC634" w14:textId="77777777" w:rsidR="00603C7A" w:rsidRDefault="00603C7A" w:rsidP="00A60E08">
      <w:pPr>
        <w:pStyle w:val="BodyText"/>
        <w:jc w:val="center"/>
        <w:rPr>
          <w:b/>
        </w:rPr>
      </w:pPr>
      <w:r>
        <w:rPr>
          <w:b/>
        </w:rPr>
        <w:t>END OF FORM B</w:t>
      </w:r>
    </w:p>
    <w:p w14:paraId="07C9A923" w14:textId="77777777" w:rsidR="00047E94" w:rsidRDefault="006D67DC">
      <w:pPr>
        <w:pStyle w:val="BodyText"/>
        <w:rPr>
          <w:ins w:id="20" w:author="Guo Zi Qiang Robin" w:date="2026-10-08T12:00:00Z"/>
        </w:rPr>
      </w:pPr>
      <w:ins w:id="21" w:author="Guo Zi Qiang Robin" w:date="2026-10-08T12:00:00Z">
        <w:r>
          <w:br w:type="page"/>
        </w:r>
      </w:ins>
    </w:p>
    <w:p w14:paraId="678C3388" w14:textId="77777777" w:rsidR="009837C3" w:rsidRPr="009837C3" w:rsidRDefault="009837C3" w:rsidP="009837C3">
      <w:pPr>
        <w:pStyle w:val="BodyText"/>
        <w:rPr>
          <w:b/>
          <w:bCs/>
        </w:rPr>
      </w:pPr>
      <w:r w:rsidRPr="009837C3">
        <w:rPr>
          <w:b/>
          <w:bCs/>
        </w:rPr>
        <w:lastRenderedPageBreak/>
        <w:t>Annex A: Summary Gantt Chart</w:t>
      </w:r>
    </w:p>
    <w:p w14:paraId="08A1CF10" w14:textId="77777777" w:rsidR="009837C3" w:rsidRDefault="009837C3" w:rsidP="009837C3">
      <w:pPr>
        <w:pStyle w:val="BodyText"/>
      </w:pPr>
    </w:p>
    <w:p w14:paraId="0601DDE2" w14:textId="06569057" w:rsidR="00047E94" w:rsidRDefault="009837C3" w:rsidP="009837C3">
      <w:pPr>
        <w:pStyle w:val="BodyText"/>
        <w:ind w:left="0"/>
        <w:jc w:val="left"/>
        <w:rPr>
          <w:ins w:id="22" w:author="Guo Zi Qiang Robin" w:date="2026-10-08T12:00:00Z"/>
        </w:rPr>
      </w:pPr>
      <w:r>
        <w:t>Month-level summary of the project plan. X = active in that month; M = milestone in that month. The project period is 8 October 2026 to 31 March 2027; the Final Presentation (11 April 2027) falls after it. The detailed weekly chart is provided in Gantt_Guo_Zi_Qiang_Robin.xlsx.</w:t>
      </w:r>
    </w:p>
    <w:p w14:paraId="10A9E1B3" w14:textId="77777777" w:rsidR="00047E94" w:rsidRDefault="00047E94">
      <w:pPr>
        <w:pStyle w:val="BodyText"/>
        <w:rPr>
          <w:ins w:id="23" w:author="Guo Zi Qiang Robin" w:date="2026-10-08T12:00:00Z"/>
        </w:rPr>
      </w:pPr>
    </w:p>
    <w:tbl>
      <w:tblPr>
        <w:tblStyle w:val="TableGrid"/>
        <w:tblW w:w="9026" w:type="dxa"/>
        <w:tblLayout w:type="fixed"/>
        <w:tblLook w:val="04A0" w:firstRow="1" w:lastRow="0" w:firstColumn="1" w:lastColumn="0" w:noHBand="0" w:noVBand="1"/>
      </w:tblPr>
      <w:tblGrid>
        <w:gridCol w:w="3426"/>
        <w:gridCol w:w="800"/>
        <w:gridCol w:w="800"/>
        <w:gridCol w:w="800"/>
        <w:gridCol w:w="800"/>
        <w:gridCol w:w="800"/>
        <w:gridCol w:w="800"/>
        <w:gridCol w:w="800"/>
      </w:tblGrid>
      <w:tr w:rsidR="00047E94" w14:paraId="40C5B00D" w14:textId="77777777">
        <w:trPr>
          <w:tblHeader/>
          <w:ins w:id="24" w:author="Guo Zi Qiang Robin" w:date="2026-10-08T12:00:00Z"/>
        </w:trPr>
        <w:tc>
          <w:tcPr>
            <w:tcW w:w="3426" w:type="dxa"/>
            <w:shd w:val="clear" w:color="auto" w:fill="D9D9D9"/>
            <w:vAlign w:val="center"/>
          </w:tcPr>
          <w:p w14:paraId="60444526" w14:textId="77777777" w:rsidR="00047E94" w:rsidRPr="009837C3" w:rsidRDefault="006D67DC">
            <w:pPr>
              <w:pStyle w:val="BodyText"/>
              <w:spacing w:before="20" w:after="20" w:line="240" w:lineRule="auto"/>
              <w:ind w:left="0"/>
              <w:jc w:val="left"/>
              <w:rPr>
                <w:ins w:id="25" w:author="Guo Zi Qiang Robin" w:date="2026-10-08T12:00:00Z"/>
              </w:rPr>
            </w:pPr>
            <w:ins w:id="26" w:author="Guo Zi Qiang Robin" w:date="2026-10-08T12:00:00Z">
              <w:r w:rsidRPr="009837C3">
                <w:rPr>
                  <w:b/>
                  <w:sz w:val="18"/>
                  <w:szCs w:val="18"/>
                </w:rPr>
                <w:t>Activity</w:t>
              </w:r>
            </w:ins>
          </w:p>
        </w:tc>
        <w:tc>
          <w:tcPr>
            <w:tcW w:w="800" w:type="dxa"/>
            <w:shd w:val="clear" w:color="auto" w:fill="D9D9D9"/>
            <w:vAlign w:val="center"/>
          </w:tcPr>
          <w:p w14:paraId="361DBAB1" w14:textId="77777777" w:rsidR="00047E94" w:rsidRPr="009837C3" w:rsidRDefault="006D67DC">
            <w:pPr>
              <w:pStyle w:val="BodyText"/>
              <w:spacing w:before="20" w:after="20" w:line="240" w:lineRule="auto"/>
              <w:ind w:left="0"/>
              <w:jc w:val="center"/>
              <w:rPr>
                <w:ins w:id="27" w:author="Guo Zi Qiang Robin" w:date="2026-10-08T12:00:00Z"/>
              </w:rPr>
            </w:pPr>
            <w:ins w:id="28" w:author="Guo Zi Qiang Robin" w:date="2026-10-08T12:00:00Z">
              <w:r w:rsidRPr="009837C3">
                <w:rPr>
                  <w:b/>
                  <w:sz w:val="18"/>
                  <w:szCs w:val="18"/>
                </w:rPr>
                <w:t>Oct 2026</w:t>
              </w:r>
            </w:ins>
          </w:p>
        </w:tc>
        <w:tc>
          <w:tcPr>
            <w:tcW w:w="800" w:type="dxa"/>
            <w:shd w:val="clear" w:color="auto" w:fill="D9D9D9"/>
            <w:vAlign w:val="center"/>
          </w:tcPr>
          <w:p w14:paraId="2D8FE3C1" w14:textId="77777777" w:rsidR="00047E94" w:rsidRPr="009837C3" w:rsidRDefault="006D67DC">
            <w:pPr>
              <w:pStyle w:val="BodyText"/>
              <w:spacing w:before="20" w:after="20" w:line="240" w:lineRule="auto"/>
              <w:ind w:left="0"/>
              <w:jc w:val="center"/>
              <w:rPr>
                <w:ins w:id="29" w:author="Guo Zi Qiang Robin" w:date="2026-10-08T12:00:00Z"/>
              </w:rPr>
            </w:pPr>
            <w:ins w:id="30" w:author="Guo Zi Qiang Robin" w:date="2026-10-08T12:00:00Z">
              <w:r w:rsidRPr="009837C3">
                <w:rPr>
                  <w:b/>
                  <w:sz w:val="18"/>
                  <w:szCs w:val="18"/>
                </w:rPr>
                <w:t>Nov</w:t>
              </w:r>
            </w:ins>
          </w:p>
        </w:tc>
        <w:tc>
          <w:tcPr>
            <w:tcW w:w="800" w:type="dxa"/>
            <w:shd w:val="clear" w:color="auto" w:fill="D9D9D9"/>
            <w:vAlign w:val="center"/>
          </w:tcPr>
          <w:p w14:paraId="04213996" w14:textId="77777777" w:rsidR="00047E94" w:rsidRPr="009837C3" w:rsidRDefault="006D67DC">
            <w:pPr>
              <w:pStyle w:val="BodyText"/>
              <w:spacing w:before="20" w:after="20" w:line="240" w:lineRule="auto"/>
              <w:ind w:left="0"/>
              <w:jc w:val="center"/>
              <w:rPr>
                <w:ins w:id="31" w:author="Guo Zi Qiang Robin" w:date="2026-10-08T12:00:00Z"/>
              </w:rPr>
            </w:pPr>
            <w:ins w:id="32" w:author="Guo Zi Qiang Robin" w:date="2026-10-08T12:00:00Z">
              <w:r w:rsidRPr="009837C3">
                <w:rPr>
                  <w:b/>
                  <w:sz w:val="18"/>
                  <w:szCs w:val="18"/>
                </w:rPr>
                <w:t>Dec</w:t>
              </w:r>
            </w:ins>
          </w:p>
        </w:tc>
        <w:tc>
          <w:tcPr>
            <w:tcW w:w="800" w:type="dxa"/>
            <w:shd w:val="clear" w:color="auto" w:fill="D9D9D9"/>
            <w:vAlign w:val="center"/>
          </w:tcPr>
          <w:p w14:paraId="09AAD423" w14:textId="77777777" w:rsidR="00047E94" w:rsidRPr="009837C3" w:rsidRDefault="006D67DC">
            <w:pPr>
              <w:pStyle w:val="BodyText"/>
              <w:spacing w:before="20" w:after="20" w:line="240" w:lineRule="auto"/>
              <w:ind w:left="0"/>
              <w:jc w:val="center"/>
              <w:rPr>
                <w:ins w:id="33" w:author="Guo Zi Qiang Robin" w:date="2026-10-08T12:00:00Z"/>
              </w:rPr>
            </w:pPr>
            <w:ins w:id="34" w:author="Guo Zi Qiang Robin" w:date="2026-10-08T12:00:00Z">
              <w:r w:rsidRPr="009837C3">
                <w:rPr>
                  <w:b/>
                  <w:sz w:val="18"/>
                  <w:szCs w:val="18"/>
                </w:rPr>
                <w:t>Jan 2027</w:t>
              </w:r>
            </w:ins>
          </w:p>
        </w:tc>
        <w:tc>
          <w:tcPr>
            <w:tcW w:w="800" w:type="dxa"/>
            <w:shd w:val="clear" w:color="auto" w:fill="D9D9D9"/>
            <w:vAlign w:val="center"/>
          </w:tcPr>
          <w:p w14:paraId="7998EF5E" w14:textId="77777777" w:rsidR="00047E94" w:rsidRPr="009837C3" w:rsidRDefault="006D67DC">
            <w:pPr>
              <w:pStyle w:val="BodyText"/>
              <w:spacing w:before="20" w:after="20" w:line="240" w:lineRule="auto"/>
              <w:ind w:left="0"/>
              <w:jc w:val="center"/>
              <w:rPr>
                <w:ins w:id="35" w:author="Guo Zi Qiang Robin" w:date="2026-10-08T12:00:00Z"/>
              </w:rPr>
            </w:pPr>
            <w:ins w:id="36" w:author="Guo Zi Qiang Robin" w:date="2026-10-08T12:00:00Z">
              <w:r w:rsidRPr="009837C3">
                <w:rPr>
                  <w:b/>
                  <w:sz w:val="18"/>
                  <w:szCs w:val="18"/>
                </w:rPr>
                <w:t>Feb</w:t>
              </w:r>
            </w:ins>
          </w:p>
        </w:tc>
        <w:tc>
          <w:tcPr>
            <w:tcW w:w="800" w:type="dxa"/>
            <w:shd w:val="clear" w:color="auto" w:fill="D9D9D9"/>
            <w:vAlign w:val="center"/>
          </w:tcPr>
          <w:p w14:paraId="7B23F33D" w14:textId="77777777" w:rsidR="00047E94" w:rsidRPr="009837C3" w:rsidRDefault="006D67DC">
            <w:pPr>
              <w:pStyle w:val="BodyText"/>
              <w:spacing w:before="20" w:after="20" w:line="240" w:lineRule="auto"/>
              <w:ind w:left="0"/>
              <w:jc w:val="center"/>
              <w:rPr>
                <w:ins w:id="37" w:author="Guo Zi Qiang Robin" w:date="2026-10-08T12:00:00Z"/>
              </w:rPr>
            </w:pPr>
            <w:ins w:id="38" w:author="Guo Zi Qiang Robin" w:date="2026-10-08T12:00:00Z">
              <w:r w:rsidRPr="009837C3">
                <w:rPr>
                  <w:b/>
                  <w:sz w:val="18"/>
                  <w:szCs w:val="18"/>
                </w:rPr>
                <w:t>Mar</w:t>
              </w:r>
            </w:ins>
          </w:p>
        </w:tc>
        <w:tc>
          <w:tcPr>
            <w:tcW w:w="800" w:type="dxa"/>
            <w:shd w:val="clear" w:color="auto" w:fill="D9D9D9"/>
            <w:vAlign w:val="center"/>
          </w:tcPr>
          <w:p w14:paraId="2D37625F" w14:textId="77777777" w:rsidR="00047E94" w:rsidRPr="009837C3" w:rsidRDefault="006D67DC">
            <w:pPr>
              <w:pStyle w:val="BodyText"/>
              <w:spacing w:before="20" w:after="20" w:line="240" w:lineRule="auto"/>
              <w:ind w:left="0"/>
              <w:jc w:val="center"/>
              <w:rPr>
                <w:ins w:id="39" w:author="Guo Zi Qiang Robin" w:date="2026-10-08T12:00:00Z"/>
              </w:rPr>
            </w:pPr>
            <w:ins w:id="40" w:author="Guo Zi Qiang Robin" w:date="2026-10-08T12:00:00Z">
              <w:r w:rsidRPr="009837C3">
                <w:rPr>
                  <w:b/>
                  <w:sz w:val="18"/>
                  <w:szCs w:val="18"/>
                </w:rPr>
                <w:t>Apr</w:t>
              </w:r>
            </w:ins>
          </w:p>
        </w:tc>
      </w:tr>
      <w:tr w:rsidR="00047E94" w14:paraId="404ACDFA" w14:textId="77777777">
        <w:trPr>
          <w:ins w:id="41" w:author="Guo Zi Qiang Robin" w:date="2026-10-08T12:00:00Z"/>
        </w:trPr>
        <w:tc>
          <w:tcPr>
            <w:tcW w:w="9026" w:type="dxa"/>
            <w:gridSpan w:val="8"/>
            <w:shd w:val="clear" w:color="auto" w:fill="F2F2F2"/>
            <w:vAlign w:val="center"/>
          </w:tcPr>
          <w:p w14:paraId="7AFFBEE2" w14:textId="77777777" w:rsidR="00047E94" w:rsidRPr="009837C3" w:rsidRDefault="006D67DC">
            <w:pPr>
              <w:pStyle w:val="BodyText"/>
              <w:spacing w:before="20" w:after="20" w:line="240" w:lineRule="auto"/>
              <w:ind w:left="0"/>
              <w:jc w:val="left"/>
              <w:rPr>
                <w:ins w:id="42" w:author="Guo Zi Qiang Robin" w:date="2026-10-08T12:00:00Z"/>
              </w:rPr>
            </w:pPr>
            <w:ins w:id="43" w:author="Guo Zi Qiang Robin" w:date="2026-10-08T12:00:00Z">
              <w:r w:rsidRPr="009837C3">
                <w:rPr>
                  <w:b/>
                  <w:sz w:val="18"/>
                  <w:szCs w:val="18"/>
                </w:rPr>
                <w:t>Academic milestones</w:t>
              </w:r>
            </w:ins>
          </w:p>
        </w:tc>
      </w:tr>
      <w:tr w:rsidR="00047E94" w14:paraId="4C98FF09" w14:textId="77777777">
        <w:trPr>
          <w:ins w:id="44" w:author="Guo Zi Qiang Robin" w:date="2026-10-08T12:00:00Z"/>
        </w:trPr>
        <w:tc>
          <w:tcPr>
            <w:tcW w:w="3426" w:type="dxa"/>
            <w:vAlign w:val="center"/>
          </w:tcPr>
          <w:p w14:paraId="10CCBCA0" w14:textId="77777777" w:rsidR="00047E94" w:rsidRPr="009837C3" w:rsidRDefault="006D67DC">
            <w:pPr>
              <w:pStyle w:val="BodyText"/>
              <w:spacing w:before="20" w:after="20" w:line="240" w:lineRule="auto"/>
              <w:ind w:left="0"/>
              <w:jc w:val="left"/>
              <w:rPr>
                <w:ins w:id="45" w:author="Guo Zi Qiang Robin" w:date="2026-10-08T12:00:00Z"/>
              </w:rPr>
            </w:pPr>
            <w:ins w:id="46" w:author="Guo Zi Qiang Robin" w:date="2026-10-08T12:00:00Z">
              <w:r w:rsidRPr="009837C3">
                <w:rPr>
                  <w:sz w:val="18"/>
                  <w:szCs w:val="18"/>
                </w:rPr>
                <w:t>Form B (11 Oct)</w:t>
              </w:r>
            </w:ins>
          </w:p>
        </w:tc>
        <w:tc>
          <w:tcPr>
            <w:tcW w:w="800" w:type="dxa"/>
            <w:vAlign w:val="center"/>
          </w:tcPr>
          <w:p w14:paraId="196D0092" w14:textId="77777777" w:rsidR="00047E94" w:rsidRPr="009837C3" w:rsidRDefault="006D67DC">
            <w:pPr>
              <w:pStyle w:val="BodyText"/>
              <w:spacing w:before="20" w:after="20" w:line="240" w:lineRule="auto"/>
              <w:ind w:left="0"/>
              <w:jc w:val="center"/>
              <w:rPr>
                <w:ins w:id="47" w:author="Guo Zi Qiang Robin" w:date="2026-10-08T12:00:00Z"/>
              </w:rPr>
            </w:pPr>
            <w:ins w:id="48" w:author="Guo Zi Qiang Robin" w:date="2026-10-08T12:00:00Z">
              <w:r w:rsidRPr="009837C3">
                <w:rPr>
                  <w:b/>
                  <w:sz w:val="18"/>
                  <w:szCs w:val="18"/>
                </w:rPr>
                <w:t>M</w:t>
              </w:r>
            </w:ins>
          </w:p>
        </w:tc>
        <w:tc>
          <w:tcPr>
            <w:tcW w:w="800" w:type="dxa"/>
            <w:vAlign w:val="center"/>
          </w:tcPr>
          <w:p w14:paraId="05BBAE98" w14:textId="77777777" w:rsidR="00047E94" w:rsidRPr="009837C3" w:rsidRDefault="00047E94">
            <w:pPr>
              <w:pStyle w:val="BodyText"/>
              <w:spacing w:before="20" w:after="20" w:line="240" w:lineRule="auto"/>
              <w:ind w:left="0"/>
              <w:jc w:val="center"/>
              <w:rPr>
                <w:ins w:id="49" w:author="Guo Zi Qiang Robin" w:date="2026-10-08T12:00:00Z"/>
              </w:rPr>
            </w:pPr>
          </w:p>
        </w:tc>
        <w:tc>
          <w:tcPr>
            <w:tcW w:w="800" w:type="dxa"/>
            <w:vAlign w:val="center"/>
          </w:tcPr>
          <w:p w14:paraId="0C25B0A0" w14:textId="77777777" w:rsidR="00047E94" w:rsidRPr="009837C3" w:rsidRDefault="00047E94">
            <w:pPr>
              <w:pStyle w:val="BodyText"/>
              <w:spacing w:before="20" w:after="20" w:line="240" w:lineRule="auto"/>
              <w:ind w:left="0"/>
              <w:jc w:val="center"/>
              <w:rPr>
                <w:ins w:id="50" w:author="Guo Zi Qiang Robin" w:date="2026-10-08T12:00:00Z"/>
              </w:rPr>
            </w:pPr>
          </w:p>
        </w:tc>
        <w:tc>
          <w:tcPr>
            <w:tcW w:w="800" w:type="dxa"/>
            <w:vAlign w:val="center"/>
          </w:tcPr>
          <w:p w14:paraId="1CF58E78" w14:textId="77777777" w:rsidR="00047E94" w:rsidRPr="009837C3" w:rsidRDefault="00047E94">
            <w:pPr>
              <w:pStyle w:val="BodyText"/>
              <w:spacing w:before="20" w:after="20" w:line="240" w:lineRule="auto"/>
              <w:ind w:left="0"/>
              <w:jc w:val="center"/>
              <w:rPr>
                <w:ins w:id="51" w:author="Guo Zi Qiang Robin" w:date="2026-10-08T12:00:00Z"/>
              </w:rPr>
            </w:pPr>
          </w:p>
        </w:tc>
        <w:tc>
          <w:tcPr>
            <w:tcW w:w="800" w:type="dxa"/>
            <w:vAlign w:val="center"/>
          </w:tcPr>
          <w:p w14:paraId="136748BE" w14:textId="77777777" w:rsidR="00047E94" w:rsidRPr="009837C3" w:rsidRDefault="00047E94">
            <w:pPr>
              <w:pStyle w:val="BodyText"/>
              <w:spacing w:before="20" w:after="20" w:line="240" w:lineRule="auto"/>
              <w:ind w:left="0"/>
              <w:jc w:val="center"/>
              <w:rPr>
                <w:ins w:id="52" w:author="Guo Zi Qiang Robin" w:date="2026-10-08T12:00:00Z"/>
              </w:rPr>
            </w:pPr>
          </w:p>
        </w:tc>
        <w:tc>
          <w:tcPr>
            <w:tcW w:w="800" w:type="dxa"/>
            <w:vAlign w:val="center"/>
          </w:tcPr>
          <w:p w14:paraId="7C5E6EDF" w14:textId="77777777" w:rsidR="00047E94" w:rsidRPr="009837C3" w:rsidRDefault="00047E94">
            <w:pPr>
              <w:pStyle w:val="BodyText"/>
              <w:spacing w:before="20" w:after="20" w:line="240" w:lineRule="auto"/>
              <w:ind w:left="0"/>
              <w:jc w:val="center"/>
              <w:rPr>
                <w:ins w:id="53" w:author="Guo Zi Qiang Robin" w:date="2026-10-08T12:00:00Z"/>
              </w:rPr>
            </w:pPr>
          </w:p>
        </w:tc>
        <w:tc>
          <w:tcPr>
            <w:tcW w:w="800" w:type="dxa"/>
            <w:vAlign w:val="center"/>
          </w:tcPr>
          <w:p w14:paraId="4DD056A6" w14:textId="77777777" w:rsidR="00047E94" w:rsidRPr="009837C3" w:rsidRDefault="00047E94">
            <w:pPr>
              <w:pStyle w:val="BodyText"/>
              <w:spacing w:before="20" w:after="20" w:line="240" w:lineRule="auto"/>
              <w:ind w:left="0"/>
              <w:jc w:val="center"/>
              <w:rPr>
                <w:ins w:id="54" w:author="Guo Zi Qiang Robin" w:date="2026-10-08T12:00:00Z"/>
              </w:rPr>
            </w:pPr>
          </w:p>
        </w:tc>
      </w:tr>
      <w:tr w:rsidR="00047E94" w14:paraId="4D79F27B" w14:textId="77777777">
        <w:trPr>
          <w:ins w:id="55" w:author="Guo Zi Qiang Robin" w:date="2026-10-08T12:00:00Z"/>
        </w:trPr>
        <w:tc>
          <w:tcPr>
            <w:tcW w:w="3426" w:type="dxa"/>
            <w:vAlign w:val="center"/>
          </w:tcPr>
          <w:p w14:paraId="247CE938" w14:textId="77777777" w:rsidR="00047E94" w:rsidRPr="009837C3" w:rsidRDefault="006D67DC">
            <w:pPr>
              <w:pStyle w:val="BodyText"/>
              <w:spacing w:before="20" w:after="20" w:line="240" w:lineRule="auto"/>
              <w:ind w:left="0"/>
              <w:jc w:val="left"/>
              <w:rPr>
                <w:ins w:id="56" w:author="Guo Zi Qiang Robin" w:date="2026-10-08T12:00:00Z"/>
              </w:rPr>
            </w:pPr>
            <w:ins w:id="57" w:author="Guo Zi Qiang Robin" w:date="2026-10-08T12:00:00Z">
              <w:r w:rsidRPr="009837C3">
                <w:rPr>
                  <w:sz w:val="18"/>
                  <w:szCs w:val="18"/>
                </w:rPr>
                <w:t>Interim Report (Form E1) (6 Dec)</w:t>
              </w:r>
            </w:ins>
          </w:p>
        </w:tc>
        <w:tc>
          <w:tcPr>
            <w:tcW w:w="800" w:type="dxa"/>
            <w:vAlign w:val="center"/>
          </w:tcPr>
          <w:p w14:paraId="670BC0DD" w14:textId="77777777" w:rsidR="00047E94" w:rsidRPr="009837C3" w:rsidRDefault="00047E94">
            <w:pPr>
              <w:pStyle w:val="BodyText"/>
              <w:spacing w:before="20" w:after="20" w:line="240" w:lineRule="auto"/>
              <w:ind w:left="0"/>
              <w:jc w:val="center"/>
              <w:rPr>
                <w:ins w:id="58" w:author="Guo Zi Qiang Robin" w:date="2026-10-08T12:00:00Z"/>
              </w:rPr>
            </w:pPr>
          </w:p>
        </w:tc>
        <w:tc>
          <w:tcPr>
            <w:tcW w:w="800" w:type="dxa"/>
            <w:shd w:val="clear" w:color="auto" w:fill="BFBFBF"/>
            <w:vAlign w:val="center"/>
          </w:tcPr>
          <w:p w14:paraId="48F2CEFA" w14:textId="77777777" w:rsidR="00047E94" w:rsidRPr="009837C3" w:rsidRDefault="006D67DC">
            <w:pPr>
              <w:pStyle w:val="BodyText"/>
              <w:spacing w:before="20" w:after="20" w:line="240" w:lineRule="auto"/>
              <w:ind w:left="0"/>
              <w:jc w:val="center"/>
              <w:rPr>
                <w:ins w:id="59" w:author="Guo Zi Qiang Robin" w:date="2026-10-08T12:00:00Z"/>
              </w:rPr>
            </w:pPr>
            <w:ins w:id="60" w:author="Guo Zi Qiang Robin" w:date="2026-10-08T12:00:00Z">
              <w:r w:rsidRPr="009837C3">
                <w:rPr>
                  <w:sz w:val="18"/>
                  <w:szCs w:val="18"/>
                </w:rPr>
                <w:t>X</w:t>
              </w:r>
            </w:ins>
          </w:p>
        </w:tc>
        <w:tc>
          <w:tcPr>
            <w:tcW w:w="800" w:type="dxa"/>
            <w:vAlign w:val="center"/>
          </w:tcPr>
          <w:p w14:paraId="25FB2DDB" w14:textId="77777777" w:rsidR="00047E94" w:rsidRPr="009837C3" w:rsidRDefault="006D67DC">
            <w:pPr>
              <w:pStyle w:val="BodyText"/>
              <w:spacing w:before="20" w:after="20" w:line="240" w:lineRule="auto"/>
              <w:ind w:left="0"/>
              <w:jc w:val="center"/>
              <w:rPr>
                <w:ins w:id="61" w:author="Guo Zi Qiang Robin" w:date="2026-10-08T12:00:00Z"/>
              </w:rPr>
            </w:pPr>
            <w:ins w:id="62" w:author="Guo Zi Qiang Robin" w:date="2026-10-08T12:00:00Z">
              <w:r w:rsidRPr="009837C3">
                <w:rPr>
                  <w:b/>
                  <w:sz w:val="18"/>
                  <w:szCs w:val="18"/>
                </w:rPr>
                <w:t>M</w:t>
              </w:r>
            </w:ins>
          </w:p>
        </w:tc>
        <w:tc>
          <w:tcPr>
            <w:tcW w:w="800" w:type="dxa"/>
            <w:vAlign w:val="center"/>
          </w:tcPr>
          <w:p w14:paraId="301AE6A7" w14:textId="77777777" w:rsidR="00047E94" w:rsidRPr="009837C3" w:rsidRDefault="00047E94">
            <w:pPr>
              <w:pStyle w:val="BodyText"/>
              <w:spacing w:before="20" w:after="20" w:line="240" w:lineRule="auto"/>
              <w:ind w:left="0"/>
              <w:jc w:val="center"/>
              <w:rPr>
                <w:ins w:id="63" w:author="Guo Zi Qiang Robin" w:date="2026-10-08T12:00:00Z"/>
              </w:rPr>
            </w:pPr>
          </w:p>
        </w:tc>
        <w:tc>
          <w:tcPr>
            <w:tcW w:w="800" w:type="dxa"/>
            <w:vAlign w:val="center"/>
          </w:tcPr>
          <w:p w14:paraId="130F6212" w14:textId="77777777" w:rsidR="00047E94" w:rsidRPr="009837C3" w:rsidRDefault="00047E94">
            <w:pPr>
              <w:pStyle w:val="BodyText"/>
              <w:spacing w:before="20" w:after="20" w:line="240" w:lineRule="auto"/>
              <w:ind w:left="0"/>
              <w:jc w:val="center"/>
              <w:rPr>
                <w:ins w:id="64" w:author="Guo Zi Qiang Robin" w:date="2026-10-08T12:00:00Z"/>
              </w:rPr>
            </w:pPr>
          </w:p>
        </w:tc>
        <w:tc>
          <w:tcPr>
            <w:tcW w:w="800" w:type="dxa"/>
            <w:vAlign w:val="center"/>
          </w:tcPr>
          <w:p w14:paraId="5032185E" w14:textId="77777777" w:rsidR="00047E94" w:rsidRPr="009837C3" w:rsidRDefault="00047E94">
            <w:pPr>
              <w:pStyle w:val="BodyText"/>
              <w:spacing w:before="20" w:after="20" w:line="240" w:lineRule="auto"/>
              <w:ind w:left="0"/>
              <w:jc w:val="center"/>
              <w:rPr>
                <w:ins w:id="65" w:author="Guo Zi Qiang Robin" w:date="2026-10-08T12:00:00Z"/>
              </w:rPr>
            </w:pPr>
          </w:p>
        </w:tc>
        <w:tc>
          <w:tcPr>
            <w:tcW w:w="800" w:type="dxa"/>
            <w:vAlign w:val="center"/>
          </w:tcPr>
          <w:p w14:paraId="2CDDA118" w14:textId="77777777" w:rsidR="00047E94" w:rsidRPr="009837C3" w:rsidRDefault="00047E94">
            <w:pPr>
              <w:pStyle w:val="BodyText"/>
              <w:spacing w:before="20" w:after="20" w:line="240" w:lineRule="auto"/>
              <w:ind w:left="0"/>
              <w:jc w:val="center"/>
              <w:rPr>
                <w:ins w:id="66" w:author="Guo Zi Qiang Robin" w:date="2026-10-08T12:00:00Z"/>
              </w:rPr>
            </w:pPr>
          </w:p>
        </w:tc>
      </w:tr>
      <w:tr w:rsidR="00047E94" w14:paraId="2CC93BFD" w14:textId="77777777">
        <w:trPr>
          <w:ins w:id="67" w:author="Guo Zi Qiang Robin" w:date="2026-10-08T12:00:00Z"/>
        </w:trPr>
        <w:tc>
          <w:tcPr>
            <w:tcW w:w="3426" w:type="dxa"/>
            <w:vAlign w:val="center"/>
          </w:tcPr>
          <w:p w14:paraId="5A582D93" w14:textId="77777777" w:rsidR="00047E94" w:rsidRPr="009837C3" w:rsidRDefault="006D67DC">
            <w:pPr>
              <w:pStyle w:val="BodyText"/>
              <w:spacing w:before="20" w:after="20" w:line="240" w:lineRule="auto"/>
              <w:ind w:left="0"/>
              <w:jc w:val="left"/>
              <w:rPr>
                <w:ins w:id="68" w:author="Guo Zi Qiang Robin" w:date="2026-10-08T12:00:00Z"/>
              </w:rPr>
            </w:pPr>
            <w:ins w:id="69" w:author="Guo Zi Qiang Robin" w:date="2026-10-08T12:00:00Z">
              <w:r w:rsidRPr="009837C3">
                <w:rPr>
                  <w:sz w:val="18"/>
                  <w:szCs w:val="18"/>
                </w:rPr>
                <w:t>Interim Presentation (by 31 Jan)</w:t>
              </w:r>
            </w:ins>
          </w:p>
        </w:tc>
        <w:tc>
          <w:tcPr>
            <w:tcW w:w="800" w:type="dxa"/>
            <w:vAlign w:val="center"/>
          </w:tcPr>
          <w:p w14:paraId="03D958E4" w14:textId="77777777" w:rsidR="00047E94" w:rsidRPr="009837C3" w:rsidRDefault="00047E94">
            <w:pPr>
              <w:pStyle w:val="BodyText"/>
              <w:spacing w:before="20" w:after="20" w:line="240" w:lineRule="auto"/>
              <w:ind w:left="0"/>
              <w:jc w:val="center"/>
              <w:rPr>
                <w:ins w:id="70" w:author="Guo Zi Qiang Robin" w:date="2026-10-08T12:00:00Z"/>
              </w:rPr>
            </w:pPr>
          </w:p>
        </w:tc>
        <w:tc>
          <w:tcPr>
            <w:tcW w:w="800" w:type="dxa"/>
            <w:vAlign w:val="center"/>
          </w:tcPr>
          <w:p w14:paraId="4433D94D" w14:textId="77777777" w:rsidR="00047E94" w:rsidRPr="009837C3" w:rsidRDefault="00047E94">
            <w:pPr>
              <w:pStyle w:val="BodyText"/>
              <w:spacing w:before="20" w:after="20" w:line="240" w:lineRule="auto"/>
              <w:ind w:left="0"/>
              <w:jc w:val="center"/>
              <w:rPr>
                <w:ins w:id="71" w:author="Guo Zi Qiang Robin" w:date="2026-10-08T12:00:00Z"/>
              </w:rPr>
            </w:pPr>
          </w:p>
        </w:tc>
        <w:tc>
          <w:tcPr>
            <w:tcW w:w="800" w:type="dxa"/>
            <w:vAlign w:val="center"/>
          </w:tcPr>
          <w:p w14:paraId="14243AD6" w14:textId="77777777" w:rsidR="00047E94" w:rsidRPr="009837C3" w:rsidRDefault="00047E94">
            <w:pPr>
              <w:pStyle w:val="BodyText"/>
              <w:spacing w:before="20" w:after="20" w:line="240" w:lineRule="auto"/>
              <w:ind w:left="0"/>
              <w:jc w:val="center"/>
              <w:rPr>
                <w:ins w:id="72" w:author="Guo Zi Qiang Robin" w:date="2026-10-08T12:00:00Z"/>
              </w:rPr>
            </w:pPr>
          </w:p>
        </w:tc>
        <w:tc>
          <w:tcPr>
            <w:tcW w:w="800" w:type="dxa"/>
            <w:vAlign w:val="center"/>
          </w:tcPr>
          <w:p w14:paraId="4CF1F1BE" w14:textId="77777777" w:rsidR="00047E94" w:rsidRPr="009837C3" w:rsidRDefault="006D67DC">
            <w:pPr>
              <w:pStyle w:val="BodyText"/>
              <w:spacing w:before="20" w:after="20" w:line="240" w:lineRule="auto"/>
              <w:ind w:left="0"/>
              <w:jc w:val="center"/>
              <w:rPr>
                <w:ins w:id="73" w:author="Guo Zi Qiang Robin" w:date="2026-10-08T12:00:00Z"/>
              </w:rPr>
            </w:pPr>
            <w:ins w:id="74" w:author="Guo Zi Qiang Robin" w:date="2026-10-08T12:00:00Z">
              <w:r w:rsidRPr="009837C3">
                <w:rPr>
                  <w:b/>
                  <w:sz w:val="18"/>
                  <w:szCs w:val="18"/>
                </w:rPr>
                <w:t>M</w:t>
              </w:r>
            </w:ins>
          </w:p>
        </w:tc>
        <w:tc>
          <w:tcPr>
            <w:tcW w:w="800" w:type="dxa"/>
            <w:vAlign w:val="center"/>
          </w:tcPr>
          <w:p w14:paraId="78D3E33B" w14:textId="77777777" w:rsidR="00047E94" w:rsidRPr="009837C3" w:rsidRDefault="00047E94">
            <w:pPr>
              <w:pStyle w:val="BodyText"/>
              <w:spacing w:before="20" w:after="20" w:line="240" w:lineRule="auto"/>
              <w:ind w:left="0"/>
              <w:jc w:val="center"/>
              <w:rPr>
                <w:ins w:id="75" w:author="Guo Zi Qiang Robin" w:date="2026-10-08T12:00:00Z"/>
              </w:rPr>
            </w:pPr>
          </w:p>
        </w:tc>
        <w:tc>
          <w:tcPr>
            <w:tcW w:w="800" w:type="dxa"/>
            <w:vAlign w:val="center"/>
          </w:tcPr>
          <w:p w14:paraId="73C14D22" w14:textId="77777777" w:rsidR="00047E94" w:rsidRPr="009837C3" w:rsidRDefault="00047E94">
            <w:pPr>
              <w:pStyle w:val="BodyText"/>
              <w:spacing w:before="20" w:after="20" w:line="240" w:lineRule="auto"/>
              <w:ind w:left="0"/>
              <w:jc w:val="center"/>
              <w:rPr>
                <w:ins w:id="76" w:author="Guo Zi Qiang Robin" w:date="2026-10-08T12:00:00Z"/>
              </w:rPr>
            </w:pPr>
          </w:p>
        </w:tc>
        <w:tc>
          <w:tcPr>
            <w:tcW w:w="800" w:type="dxa"/>
            <w:vAlign w:val="center"/>
          </w:tcPr>
          <w:p w14:paraId="59B9178C" w14:textId="77777777" w:rsidR="00047E94" w:rsidRPr="009837C3" w:rsidRDefault="00047E94">
            <w:pPr>
              <w:pStyle w:val="BodyText"/>
              <w:spacing w:before="20" w:after="20" w:line="240" w:lineRule="auto"/>
              <w:ind w:left="0"/>
              <w:jc w:val="center"/>
              <w:rPr>
                <w:ins w:id="77" w:author="Guo Zi Qiang Robin" w:date="2026-10-08T12:00:00Z"/>
              </w:rPr>
            </w:pPr>
          </w:p>
        </w:tc>
      </w:tr>
      <w:tr w:rsidR="00047E94" w14:paraId="2E058574" w14:textId="77777777">
        <w:trPr>
          <w:ins w:id="78" w:author="Guo Zi Qiang Robin" w:date="2026-10-08T12:00:00Z"/>
        </w:trPr>
        <w:tc>
          <w:tcPr>
            <w:tcW w:w="3426" w:type="dxa"/>
            <w:vAlign w:val="center"/>
          </w:tcPr>
          <w:p w14:paraId="3F0F227D" w14:textId="77777777" w:rsidR="00047E94" w:rsidRPr="009837C3" w:rsidRDefault="006D67DC">
            <w:pPr>
              <w:pStyle w:val="BodyText"/>
              <w:spacing w:before="20" w:after="20" w:line="240" w:lineRule="auto"/>
              <w:ind w:left="0"/>
              <w:jc w:val="left"/>
              <w:rPr>
                <w:ins w:id="79" w:author="Guo Zi Qiang Robin" w:date="2026-10-08T12:00:00Z"/>
              </w:rPr>
            </w:pPr>
            <w:ins w:id="80" w:author="Guo Zi Qiang Robin" w:date="2026-10-08T12:00:00Z">
              <w:r w:rsidRPr="009837C3">
                <w:rPr>
                  <w:sz w:val="18"/>
                  <w:szCs w:val="18"/>
                </w:rPr>
                <w:t>Final Report (Form E2) (21 Mar)</w:t>
              </w:r>
            </w:ins>
          </w:p>
        </w:tc>
        <w:tc>
          <w:tcPr>
            <w:tcW w:w="800" w:type="dxa"/>
            <w:vAlign w:val="center"/>
          </w:tcPr>
          <w:p w14:paraId="42AAFD7C" w14:textId="77777777" w:rsidR="00047E94" w:rsidRPr="009837C3" w:rsidRDefault="00047E94">
            <w:pPr>
              <w:pStyle w:val="BodyText"/>
              <w:spacing w:before="20" w:after="20" w:line="240" w:lineRule="auto"/>
              <w:ind w:left="0"/>
              <w:jc w:val="center"/>
              <w:rPr>
                <w:ins w:id="81" w:author="Guo Zi Qiang Robin" w:date="2026-10-08T12:00:00Z"/>
              </w:rPr>
            </w:pPr>
          </w:p>
        </w:tc>
        <w:tc>
          <w:tcPr>
            <w:tcW w:w="800" w:type="dxa"/>
            <w:vAlign w:val="center"/>
          </w:tcPr>
          <w:p w14:paraId="34CB635A" w14:textId="77777777" w:rsidR="00047E94" w:rsidRPr="009837C3" w:rsidRDefault="00047E94">
            <w:pPr>
              <w:pStyle w:val="BodyText"/>
              <w:spacing w:before="20" w:after="20" w:line="240" w:lineRule="auto"/>
              <w:ind w:left="0"/>
              <w:jc w:val="center"/>
              <w:rPr>
                <w:ins w:id="82" w:author="Guo Zi Qiang Robin" w:date="2026-10-08T12:00:00Z"/>
              </w:rPr>
            </w:pPr>
          </w:p>
        </w:tc>
        <w:tc>
          <w:tcPr>
            <w:tcW w:w="800" w:type="dxa"/>
            <w:vAlign w:val="center"/>
          </w:tcPr>
          <w:p w14:paraId="79AF3D59" w14:textId="77777777" w:rsidR="00047E94" w:rsidRPr="009837C3" w:rsidRDefault="00047E94">
            <w:pPr>
              <w:pStyle w:val="BodyText"/>
              <w:spacing w:before="20" w:after="20" w:line="240" w:lineRule="auto"/>
              <w:ind w:left="0"/>
              <w:jc w:val="center"/>
              <w:rPr>
                <w:ins w:id="83" w:author="Guo Zi Qiang Robin" w:date="2026-10-08T12:00:00Z"/>
              </w:rPr>
            </w:pPr>
          </w:p>
        </w:tc>
        <w:tc>
          <w:tcPr>
            <w:tcW w:w="800" w:type="dxa"/>
            <w:vAlign w:val="center"/>
          </w:tcPr>
          <w:p w14:paraId="52D16E60" w14:textId="77777777" w:rsidR="00047E94" w:rsidRPr="009837C3" w:rsidRDefault="00047E94">
            <w:pPr>
              <w:pStyle w:val="BodyText"/>
              <w:spacing w:before="20" w:after="20" w:line="240" w:lineRule="auto"/>
              <w:ind w:left="0"/>
              <w:jc w:val="center"/>
              <w:rPr>
                <w:ins w:id="84" w:author="Guo Zi Qiang Robin" w:date="2026-10-08T12:00:00Z"/>
              </w:rPr>
            </w:pPr>
          </w:p>
        </w:tc>
        <w:tc>
          <w:tcPr>
            <w:tcW w:w="800" w:type="dxa"/>
            <w:vAlign w:val="center"/>
          </w:tcPr>
          <w:p w14:paraId="47843A35" w14:textId="77777777" w:rsidR="00047E94" w:rsidRPr="009837C3" w:rsidRDefault="00047E94">
            <w:pPr>
              <w:pStyle w:val="BodyText"/>
              <w:spacing w:before="20" w:after="20" w:line="240" w:lineRule="auto"/>
              <w:ind w:left="0"/>
              <w:jc w:val="center"/>
              <w:rPr>
                <w:ins w:id="85" w:author="Guo Zi Qiang Robin" w:date="2026-10-08T12:00:00Z"/>
              </w:rPr>
            </w:pPr>
          </w:p>
        </w:tc>
        <w:tc>
          <w:tcPr>
            <w:tcW w:w="800" w:type="dxa"/>
            <w:vAlign w:val="center"/>
          </w:tcPr>
          <w:p w14:paraId="36B9DB38" w14:textId="77777777" w:rsidR="00047E94" w:rsidRPr="009837C3" w:rsidRDefault="006D67DC">
            <w:pPr>
              <w:pStyle w:val="BodyText"/>
              <w:spacing w:before="20" w:after="20" w:line="240" w:lineRule="auto"/>
              <w:ind w:left="0"/>
              <w:jc w:val="center"/>
              <w:rPr>
                <w:ins w:id="86" w:author="Guo Zi Qiang Robin" w:date="2026-10-08T12:00:00Z"/>
              </w:rPr>
            </w:pPr>
            <w:ins w:id="87" w:author="Guo Zi Qiang Robin" w:date="2026-10-08T12:00:00Z">
              <w:r w:rsidRPr="009837C3">
                <w:rPr>
                  <w:b/>
                  <w:sz w:val="18"/>
                  <w:szCs w:val="18"/>
                </w:rPr>
                <w:t>M</w:t>
              </w:r>
            </w:ins>
          </w:p>
        </w:tc>
        <w:tc>
          <w:tcPr>
            <w:tcW w:w="800" w:type="dxa"/>
            <w:vAlign w:val="center"/>
          </w:tcPr>
          <w:p w14:paraId="131BD6A0" w14:textId="77777777" w:rsidR="00047E94" w:rsidRPr="009837C3" w:rsidRDefault="00047E94">
            <w:pPr>
              <w:pStyle w:val="BodyText"/>
              <w:spacing w:before="20" w:after="20" w:line="240" w:lineRule="auto"/>
              <w:ind w:left="0"/>
              <w:jc w:val="center"/>
              <w:rPr>
                <w:ins w:id="88" w:author="Guo Zi Qiang Robin" w:date="2026-10-08T12:00:00Z"/>
              </w:rPr>
            </w:pPr>
          </w:p>
        </w:tc>
      </w:tr>
      <w:tr w:rsidR="00047E94" w14:paraId="350B2724" w14:textId="77777777">
        <w:trPr>
          <w:ins w:id="89" w:author="Guo Zi Qiang Robin" w:date="2026-10-08T12:00:00Z"/>
        </w:trPr>
        <w:tc>
          <w:tcPr>
            <w:tcW w:w="3426" w:type="dxa"/>
            <w:vAlign w:val="center"/>
          </w:tcPr>
          <w:p w14:paraId="24DD7800" w14:textId="77777777" w:rsidR="00047E94" w:rsidRPr="009837C3" w:rsidRDefault="006D67DC">
            <w:pPr>
              <w:pStyle w:val="BodyText"/>
              <w:spacing w:before="20" w:after="20" w:line="240" w:lineRule="auto"/>
              <w:ind w:left="0"/>
              <w:jc w:val="left"/>
              <w:rPr>
                <w:ins w:id="90" w:author="Guo Zi Qiang Robin" w:date="2026-10-08T12:00:00Z"/>
              </w:rPr>
            </w:pPr>
            <w:ins w:id="91" w:author="Guo Zi Qiang Robin" w:date="2026-10-08T12:00:00Z">
              <w:r w:rsidRPr="009837C3">
                <w:rPr>
                  <w:sz w:val="18"/>
                  <w:szCs w:val="18"/>
                </w:rPr>
                <w:t>Capstone period ends (31 Mar)</w:t>
              </w:r>
            </w:ins>
          </w:p>
        </w:tc>
        <w:tc>
          <w:tcPr>
            <w:tcW w:w="800" w:type="dxa"/>
            <w:vAlign w:val="center"/>
          </w:tcPr>
          <w:p w14:paraId="5F516F11" w14:textId="77777777" w:rsidR="00047E94" w:rsidRPr="009837C3" w:rsidRDefault="00047E94">
            <w:pPr>
              <w:pStyle w:val="BodyText"/>
              <w:spacing w:before="20" w:after="20" w:line="240" w:lineRule="auto"/>
              <w:ind w:left="0"/>
              <w:jc w:val="center"/>
              <w:rPr>
                <w:ins w:id="92" w:author="Guo Zi Qiang Robin" w:date="2026-10-08T12:00:00Z"/>
              </w:rPr>
            </w:pPr>
          </w:p>
        </w:tc>
        <w:tc>
          <w:tcPr>
            <w:tcW w:w="800" w:type="dxa"/>
            <w:vAlign w:val="center"/>
          </w:tcPr>
          <w:p w14:paraId="521EBB90" w14:textId="77777777" w:rsidR="00047E94" w:rsidRPr="009837C3" w:rsidRDefault="00047E94">
            <w:pPr>
              <w:pStyle w:val="BodyText"/>
              <w:spacing w:before="20" w:after="20" w:line="240" w:lineRule="auto"/>
              <w:ind w:left="0"/>
              <w:jc w:val="center"/>
              <w:rPr>
                <w:ins w:id="93" w:author="Guo Zi Qiang Robin" w:date="2026-10-08T12:00:00Z"/>
              </w:rPr>
            </w:pPr>
          </w:p>
        </w:tc>
        <w:tc>
          <w:tcPr>
            <w:tcW w:w="800" w:type="dxa"/>
            <w:vAlign w:val="center"/>
          </w:tcPr>
          <w:p w14:paraId="000E5BBB" w14:textId="77777777" w:rsidR="00047E94" w:rsidRPr="009837C3" w:rsidRDefault="00047E94">
            <w:pPr>
              <w:pStyle w:val="BodyText"/>
              <w:spacing w:before="20" w:after="20" w:line="240" w:lineRule="auto"/>
              <w:ind w:left="0"/>
              <w:jc w:val="center"/>
              <w:rPr>
                <w:ins w:id="94" w:author="Guo Zi Qiang Robin" w:date="2026-10-08T12:00:00Z"/>
              </w:rPr>
            </w:pPr>
          </w:p>
        </w:tc>
        <w:tc>
          <w:tcPr>
            <w:tcW w:w="800" w:type="dxa"/>
            <w:vAlign w:val="center"/>
          </w:tcPr>
          <w:p w14:paraId="41E1D54C" w14:textId="77777777" w:rsidR="00047E94" w:rsidRPr="009837C3" w:rsidRDefault="00047E94">
            <w:pPr>
              <w:pStyle w:val="BodyText"/>
              <w:spacing w:before="20" w:after="20" w:line="240" w:lineRule="auto"/>
              <w:ind w:left="0"/>
              <w:jc w:val="center"/>
              <w:rPr>
                <w:ins w:id="95" w:author="Guo Zi Qiang Robin" w:date="2026-10-08T12:00:00Z"/>
              </w:rPr>
            </w:pPr>
          </w:p>
        </w:tc>
        <w:tc>
          <w:tcPr>
            <w:tcW w:w="800" w:type="dxa"/>
            <w:vAlign w:val="center"/>
          </w:tcPr>
          <w:p w14:paraId="0FC09F94" w14:textId="77777777" w:rsidR="00047E94" w:rsidRPr="009837C3" w:rsidRDefault="00047E94">
            <w:pPr>
              <w:pStyle w:val="BodyText"/>
              <w:spacing w:before="20" w:after="20" w:line="240" w:lineRule="auto"/>
              <w:ind w:left="0"/>
              <w:jc w:val="center"/>
              <w:rPr>
                <w:ins w:id="96" w:author="Guo Zi Qiang Robin" w:date="2026-10-08T12:00:00Z"/>
              </w:rPr>
            </w:pPr>
          </w:p>
        </w:tc>
        <w:tc>
          <w:tcPr>
            <w:tcW w:w="800" w:type="dxa"/>
            <w:vAlign w:val="center"/>
          </w:tcPr>
          <w:p w14:paraId="6BB69F25" w14:textId="77777777" w:rsidR="00047E94" w:rsidRPr="009837C3" w:rsidRDefault="006D67DC">
            <w:pPr>
              <w:pStyle w:val="BodyText"/>
              <w:spacing w:before="20" w:after="20" w:line="240" w:lineRule="auto"/>
              <w:ind w:left="0"/>
              <w:jc w:val="center"/>
              <w:rPr>
                <w:ins w:id="97" w:author="Guo Zi Qiang Robin" w:date="2026-10-08T12:00:00Z"/>
              </w:rPr>
            </w:pPr>
            <w:ins w:id="98" w:author="Guo Zi Qiang Robin" w:date="2026-10-08T12:00:00Z">
              <w:r w:rsidRPr="009837C3">
                <w:rPr>
                  <w:b/>
                  <w:sz w:val="18"/>
                  <w:szCs w:val="18"/>
                </w:rPr>
                <w:t>M</w:t>
              </w:r>
            </w:ins>
          </w:p>
        </w:tc>
        <w:tc>
          <w:tcPr>
            <w:tcW w:w="800" w:type="dxa"/>
            <w:vAlign w:val="center"/>
          </w:tcPr>
          <w:p w14:paraId="580438FD" w14:textId="77777777" w:rsidR="00047E94" w:rsidRPr="009837C3" w:rsidRDefault="00047E94">
            <w:pPr>
              <w:pStyle w:val="BodyText"/>
              <w:spacing w:before="20" w:after="20" w:line="240" w:lineRule="auto"/>
              <w:ind w:left="0"/>
              <w:jc w:val="center"/>
              <w:rPr>
                <w:ins w:id="99" w:author="Guo Zi Qiang Robin" w:date="2026-10-08T12:00:00Z"/>
              </w:rPr>
            </w:pPr>
          </w:p>
        </w:tc>
      </w:tr>
      <w:tr w:rsidR="00047E94" w14:paraId="38C649B0" w14:textId="77777777">
        <w:trPr>
          <w:ins w:id="100" w:author="Guo Zi Qiang Robin" w:date="2026-10-08T12:00:00Z"/>
        </w:trPr>
        <w:tc>
          <w:tcPr>
            <w:tcW w:w="3426" w:type="dxa"/>
            <w:vAlign w:val="center"/>
          </w:tcPr>
          <w:p w14:paraId="07E952C5" w14:textId="77777777" w:rsidR="00047E94" w:rsidRPr="009837C3" w:rsidRDefault="006D67DC">
            <w:pPr>
              <w:pStyle w:val="BodyText"/>
              <w:spacing w:before="20" w:after="20" w:line="240" w:lineRule="auto"/>
              <w:ind w:left="0"/>
              <w:jc w:val="left"/>
              <w:rPr>
                <w:ins w:id="101" w:author="Guo Zi Qiang Robin" w:date="2026-10-08T12:00:00Z"/>
              </w:rPr>
            </w:pPr>
            <w:ins w:id="102" w:author="Guo Zi Qiang Robin" w:date="2026-10-08T12:00:00Z">
              <w:r w:rsidRPr="009837C3">
                <w:rPr>
                  <w:sz w:val="18"/>
                  <w:szCs w:val="18"/>
                </w:rPr>
                <w:t>Final Presentation (11 Apr)</w:t>
              </w:r>
            </w:ins>
          </w:p>
        </w:tc>
        <w:tc>
          <w:tcPr>
            <w:tcW w:w="800" w:type="dxa"/>
            <w:vAlign w:val="center"/>
          </w:tcPr>
          <w:p w14:paraId="1D18F602" w14:textId="77777777" w:rsidR="00047E94" w:rsidRPr="009837C3" w:rsidRDefault="00047E94">
            <w:pPr>
              <w:pStyle w:val="BodyText"/>
              <w:spacing w:before="20" w:after="20" w:line="240" w:lineRule="auto"/>
              <w:ind w:left="0"/>
              <w:jc w:val="center"/>
              <w:rPr>
                <w:ins w:id="103" w:author="Guo Zi Qiang Robin" w:date="2026-10-08T12:00:00Z"/>
              </w:rPr>
            </w:pPr>
          </w:p>
        </w:tc>
        <w:tc>
          <w:tcPr>
            <w:tcW w:w="800" w:type="dxa"/>
            <w:vAlign w:val="center"/>
          </w:tcPr>
          <w:p w14:paraId="61A2652B" w14:textId="77777777" w:rsidR="00047E94" w:rsidRPr="009837C3" w:rsidRDefault="00047E94">
            <w:pPr>
              <w:pStyle w:val="BodyText"/>
              <w:spacing w:before="20" w:after="20" w:line="240" w:lineRule="auto"/>
              <w:ind w:left="0"/>
              <w:jc w:val="center"/>
              <w:rPr>
                <w:ins w:id="104" w:author="Guo Zi Qiang Robin" w:date="2026-10-08T12:00:00Z"/>
              </w:rPr>
            </w:pPr>
          </w:p>
        </w:tc>
        <w:tc>
          <w:tcPr>
            <w:tcW w:w="800" w:type="dxa"/>
            <w:vAlign w:val="center"/>
          </w:tcPr>
          <w:p w14:paraId="2E101689" w14:textId="77777777" w:rsidR="00047E94" w:rsidRPr="009837C3" w:rsidRDefault="00047E94">
            <w:pPr>
              <w:pStyle w:val="BodyText"/>
              <w:spacing w:before="20" w:after="20" w:line="240" w:lineRule="auto"/>
              <w:ind w:left="0"/>
              <w:jc w:val="center"/>
              <w:rPr>
                <w:ins w:id="105" w:author="Guo Zi Qiang Robin" w:date="2026-10-08T12:00:00Z"/>
              </w:rPr>
            </w:pPr>
          </w:p>
        </w:tc>
        <w:tc>
          <w:tcPr>
            <w:tcW w:w="800" w:type="dxa"/>
            <w:vAlign w:val="center"/>
          </w:tcPr>
          <w:p w14:paraId="3A3D5F89" w14:textId="77777777" w:rsidR="00047E94" w:rsidRPr="009837C3" w:rsidRDefault="00047E94">
            <w:pPr>
              <w:pStyle w:val="BodyText"/>
              <w:spacing w:before="20" w:after="20" w:line="240" w:lineRule="auto"/>
              <w:ind w:left="0"/>
              <w:jc w:val="center"/>
              <w:rPr>
                <w:ins w:id="106" w:author="Guo Zi Qiang Robin" w:date="2026-10-08T12:00:00Z"/>
              </w:rPr>
            </w:pPr>
          </w:p>
        </w:tc>
        <w:tc>
          <w:tcPr>
            <w:tcW w:w="800" w:type="dxa"/>
            <w:vAlign w:val="center"/>
          </w:tcPr>
          <w:p w14:paraId="5F86D579" w14:textId="77777777" w:rsidR="00047E94" w:rsidRPr="009837C3" w:rsidRDefault="00047E94">
            <w:pPr>
              <w:pStyle w:val="BodyText"/>
              <w:spacing w:before="20" w:after="20" w:line="240" w:lineRule="auto"/>
              <w:ind w:left="0"/>
              <w:jc w:val="center"/>
              <w:rPr>
                <w:ins w:id="107" w:author="Guo Zi Qiang Robin" w:date="2026-10-08T12:00:00Z"/>
              </w:rPr>
            </w:pPr>
          </w:p>
        </w:tc>
        <w:tc>
          <w:tcPr>
            <w:tcW w:w="800" w:type="dxa"/>
            <w:vAlign w:val="center"/>
          </w:tcPr>
          <w:p w14:paraId="52B86077" w14:textId="77777777" w:rsidR="00047E94" w:rsidRPr="009837C3" w:rsidRDefault="00047E94">
            <w:pPr>
              <w:pStyle w:val="BodyText"/>
              <w:spacing w:before="20" w:after="20" w:line="240" w:lineRule="auto"/>
              <w:ind w:left="0"/>
              <w:jc w:val="center"/>
              <w:rPr>
                <w:ins w:id="108" w:author="Guo Zi Qiang Robin" w:date="2026-10-08T12:00:00Z"/>
              </w:rPr>
            </w:pPr>
          </w:p>
        </w:tc>
        <w:tc>
          <w:tcPr>
            <w:tcW w:w="800" w:type="dxa"/>
            <w:vAlign w:val="center"/>
          </w:tcPr>
          <w:p w14:paraId="0659A973" w14:textId="77777777" w:rsidR="00047E94" w:rsidRPr="009837C3" w:rsidRDefault="006D67DC">
            <w:pPr>
              <w:pStyle w:val="BodyText"/>
              <w:spacing w:before="20" w:after="20" w:line="240" w:lineRule="auto"/>
              <w:ind w:left="0"/>
              <w:jc w:val="center"/>
              <w:rPr>
                <w:ins w:id="109" w:author="Guo Zi Qiang Robin" w:date="2026-10-08T12:00:00Z"/>
              </w:rPr>
            </w:pPr>
            <w:ins w:id="110" w:author="Guo Zi Qiang Robin" w:date="2026-10-08T12:00:00Z">
              <w:r w:rsidRPr="009837C3">
                <w:rPr>
                  <w:b/>
                  <w:sz w:val="18"/>
                  <w:szCs w:val="18"/>
                </w:rPr>
                <w:t>M</w:t>
              </w:r>
            </w:ins>
          </w:p>
        </w:tc>
      </w:tr>
      <w:tr w:rsidR="00047E94" w14:paraId="3A775E53" w14:textId="77777777">
        <w:trPr>
          <w:ins w:id="111" w:author="Guo Zi Qiang Robin" w:date="2026-10-08T12:00:00Z"/>
        </w:trPr>
        <w:tc>
          <w:tcPr>
            <w:tcW w:w="9026" w:type="dxa"/>
            <w:gridSpan w:val="8"/>
            <w:shd w:val="clear" w:color="auto" w:fill="F2F2F2"/>
            <w:vAlign w:val="center"/>
          </w:tcPr>
          <w:p w14:paraId="2A05C586" w14:textId="77777777" w:rsidR="00047E94" w:rsidRPr="009837C3" w:rsidRDefault="006D67DC">
            <w:pPr>
              <w:pStyle w:val="BodyText"/>
              <w:spacing w:before="20" w:after="20" w:line="240" w:lineRule="auto"/>
              <w:ind w:left="0"/>
              <w:jc w:val="left"/>
              <w:rPr>
                <w:ins w:id="112" w:author="Guo Zi Qiang Robin" w:date="2026-10-08T12:00:00Z"/>
              </w:rPr>
            </w:pPr>
            <w:ins w:id="113" w:author="Guo Zi Qiang Robin" w:date="2026-10-08T12:00:00Z">
              <w:r w:rsidRPr="009837C3">
                <w:rPr>
                  <w:b/>
                  <w:sz w:val="18"/>
                  <w:szCs w:val="18"/>
                </w:rPr>
                <w:t>Workstream 1: Guardrail Evaluation Test Bench</w:t>
              </w:r>
            </w:ins>
          </w:p>
        </w:tc>
      </w:tr>
      <w:tr w:rsidR="00047E94" w14:paraId="5C4ABA02" w14:textId="77777777">
        <w:trPr>
          <w:ins w:id="114" w:author="Guo Zi Qiang Robin" w:date="2026-10-08T12:00:00Z"/>
        </w:trPr>
        <w:tc>
          <w:tcPr>
            <w:tcW w:w="3426" w:type="dxa"/>
            <w:vAlign w:val="center"/>
          </w:tcPr>
          <w:p w14:paraId="106A7C48" w14:textId="77777777" w:rsidR="00047E94" w:rsidRPr="009837C3" w:rsidRDefault="006D67DC">
            <w:pPr>
              <w:pStyle w:val="BodyText"/>
              <w:spacing w:before="20" w:after="20" w:line="240" w:lineRule="auto"/>
              <w:ind w:left="0"/>
              <w:jc w:val="left"/>
              <w:rPr>
                <w:ins w:id="115" w:author="Guo Zi Qiang Robin" w:date="2026-10-08T12:00:00Z"/>
              </w:rPr>
            </w:pPr>
            <w:ins w:id="116" w:author="Guo Zi Qiang Robin" w:date="2026-10-08T12:00:00Z">
              <w:r w:rsidRPr="009837C3">
                <w:rPr>
                  <w:sz w:val="18"/>
                  <w:szCs w:val="18"/>
                </w:rPr>
                <w:t>Complete research; build evaluation harness</w:t>
              </w:r>
            </w:ins>
          </w:p>
        </w:tc>
        <w:tc>
          <w:tcPr>
            <w:tcW w:w="800" w:type="dxa"/>
            <w:shd w:val="clear" w:color="auto" w:fill="BFBFBF"/>
            <w:vAlign w:val="center"/>
          </w:tcPr>
          <w:p w14:paraId="602E9FBC" w14:textId="77777777" w:rsidR="00047E94" w:rsidRPr="009837C3" w:rsidRDefault="006D67DC">
            <w:pPr>
              <w:pStyle w:val="BodyText"/>
              <w:spacing w:before="20" w:after="20" w:line="240" w:lineRule="auto"/>
              <w:ind w:left="0"/>
              <w:jc w:val="center"/>
              <w:rPr>
                <w:ins w:id="117" w:author="Guo Zi Qiang Robin" w:date="2026-10-08T12:00:00Z"/>
              </w:rPr>
            </w:pPr>
            <w:ins w:id="118" w:author="Guo Zi Qiang Robin" w:date="2026-10-08T12:00:00Z">
              <w:r w:rsidRPr="009837C3">
                <w:rPr>
                  <w:sz w:val="18"/>
                  <w:szCs w:val="18"/>
                </w:rPr>
                <w:t>X</w:t>
              </w:r>
            </w:ins>
          </w:p>
        </w:tc>
        <w:tc>
          <w:tcPr>
            <w:tcW w:w="800" w:type="dxa"/>
            <w:shd w:val="clear" w:color="auto" w:fill="BFBFBF"/>
            <w:vAlign w:val="center"/>
          </w:tcPr>
          <w:p w14:paraId="77B2D75F" w14:textId="77777777" w:rsidR="00047E94" w:rsidRPr="009837C3" w:rsidRDefault="006D67DC">
            <w:pPr>
              <w:pStyle w:val="BodyText"/>
              <w:spacing w:before="20" w:after="20" w:line="240" w:lineRule="auto"/>
              <w:ind w:left="0"/>
              <w:jc w:val="center"/>
              <w:rPr>
                <w:ins w:id="119" w:author="Guo Zi Qiang Robin" w:date="2026-10-08T12:00:00Z"/>
              </w:rPr>
            </w:pPr>
            <w:ins w:id="120" w:author="Guo Zi Qiang Robin" w:date="2026-10-08T12:00:00Z">
              <w:r w:rsidRPr="009837C3">
                <w:rPr>
                  <w:sz w:val="18"/>
                  <w:szCs w:val="18"/>
                </w:rPr>
                <w:t>X</w:t>
              </w:r>
            </w:ins>
          </w:p>
        </w:tc>
        <w:tc>
          <w:tcPr>
            <w:tcW w:w="800" w:type="dxa"/>
            <w:vAlign w:val="center"/>
          </w:tcPr>
          <w:p w14:paraId="22FD3CD1" w14:textId="77777777" w:rsidR="00047E94" w:rsidRPr="009837C3" w:rsidRDefault="00047E94">
            <w:pPr>
              <w:pStyle w:val="BodyText"/>
              <w:spacing w:before="20" w:after="20" w:line="240" w:lineRule="auto"/>
              <w:ind w:left="0"/>
              <w:jc w:val="center"/>
              <w:rPr>
                <w:ins w:id="121" w:author="Guo Zi Qiang Robin" w:date="2026-10-08T12:00:00Z"/>
              </w:rPr>
            </w:pPr>
          </w:p>
        </w:tc>
        <w:tc>
          <w:tcPr>
            <w:tcW w:w="800" w:type="dxa"/>
            <w:vAlign w:val="center"/>
          </w:tcPr>
          <w:p w14:paraId="6812E794" w14:textId="77777777" w:rsidR="00047E94" w:rsidRPr="009837C3" w:rsidRDefault="00047E94">
            <w:pPr>
              <w:pStyle w:val="BodyText"/>
              <w:spacing w:before="20" w:after="20" w:line="240" w:lineRule="auto"/>
              <w:ind w:left="0"/>
              <w:jc w:val="center"/>
              <w:rPr>
                <w:ins w:id="122" w:author="Guo Zi Qiang Robin" w:date="2026-10-08T12:00:00Z"/>
              </w:rPr>
            </w:pPr>
          </w:p>
        </w:tc>
        <w:tc>
          <w:tcPr>
            <w:tcW w:w="800" w:type="dxa"/>
            <w:vAlign w:val="center"/>
          </w:tcPr>
          <w:p w14:paraId="384B07CF" w14:textId="77777777" w:rsidR="00047E94" w:rsidRPr="009837C3" w:rsidRDefault="00047E94">
            <w:pPr>
              <w:pStyle w:val="BodyText"/>
              <w:spacing w:before="20" w:after="20" w:line="240" w:lineRule="auto"/>
              <w:ind w:left="0"/>
              <w:jc w:val="center"/>
              <w:rPr>
                <w:ins w:id="123" w:author="Guo Zi Qiang Robin" w:date="2026-10-08T12:00:00Z"/>
              </w:rPr>
            </w:pPr>
          </w:p>
        </w:tc>
        <w:tc>
          <w:tcPr>
            <w:tcW w:w="800" w:type="dxa"/>
            <w:vAlign w:val="center"/>
          </w:tcPr>
          <w:p w14:paraId="31777162" w14:textId="77777777" w:rsidR="00047E94" w:rsidRPr="009837C3" w:rsidRDefault="00047E94">
            <w:pPr>
              <w:pStyle w:val="BodyText"/>
              <w:spacing w:before="20" w:after="20" w:line="240" w:lineRule="auto"/>
              <w:ind w:left="0"/>
              <w:jc w:val="center"/>
              <w:rPr>
                <w:ins w:id="124" w:author="Guo Zi Qiang Robin" w:date="2026-10-08T12:00:00Z"/>
              </w:rPr>
            </w:pPr>
          </w:p>
        </w:tc>
        <w:tc>
          <w:tcPr>
            <w:tcW w:w="800" w:type="dxa"/>
            <w:vAlign w:val="center"/>
          </w:tcPr>
          <w:p w14:paraId="4E4586A1" w14:textId="77777777" w:rsidR="00047E94" w:rsidRPr="009837C3" w:rsidRDefault="00047E94">
            <w:pPr>
              <w:pStyle w:val="BodyText"/>
              <w:spacing w:before="20" w:after="20" w:line="240" w:lineRule="auto"/>
              <w:ind w:left="0"/>
              <w:jc w:val="center"/>
              <w:rPr>
                <w:ins w:id="125" w:author="Guo Zi Qiang Robin" w:date="2026-10-08T12:00:00Z"/>
              </w:rPr>
            </w:pPr>
          </w:p>
        </w:tc>
      </w:tr>
      <w:tr w:rsidR="00047E94" w14:paraId="4FC0E5E3" w14:textId="77777777">
        <w:trPr>
          <w:ins w:id="126" w:author="Guo Zi Qiang Robin" w:date="2026-10-08T12:00:00Z"/>
        </w:trPr>
        <w:tc>
          <w:tcPr>
            <w:tcW w:w="3426" w:type="dxa"/>
            <w:vAlign w:val="center"/>
          </w:tcPr>
          <w:p w14:paraId="39CED1AB" w14:textId="77777777" w:rsidR="00047E94" w:rsidRPr="009837C3" w:rsidRDefault="006D67DC">
            <w:pPr>
              <w:pStyle w:val="BodyText"/>
              <w:spacing w:before="20" w:after="20" w:line="240" w:lineRule="auto"/>
              <w:ind w:left="0"/>
              <w:jc w:val="left"/>
              <w:rPr>
                <w:ins w:id="127" w:author="Guo Zi Qiang Robin" w:date="2026-10-08T12:00:00Z"/>
              </w:rPr>
            </w:pPr>
            <w:ins w:id="128" w:author="Guo Zi Qiang Robin" w:date="2026-10-08T12:00:00Z">
              <w:r w:rsidRPr="009837C3">
                <w:rPr>
                  <w:sz w:val="18"/>
                  <w:szCs w:val="18"/>
                </w:rPr>
                <w:t>Run Tier 1 evaluation (results 1 Dec)</w:t>
              </w:r>
            </w:ins>
          </w:p>
        </w:tc>
        <w:tc>
          <w:tcPr>
            <w:tcW w:w="800" w:type="dxa"/>
            <w:vAlign w:val="center"/>
          </w:tcPr>
          <w:p w14:paraId="4E4E5906" w14:textId="77777777" w:rsidR="00047E94" w:rsidRPr="009837C3" w:rsidRDefault="00047E94">
            <w:pPr>
              <w:pStyle w:val="BodyText"/>
              <w:spacing w:before="20" w:after="20" w:line="240" w:lineRule="auto"/>
              <w:ind w:left="0"/>
              <w:jc w:val="center"/>
              <w:rPr>
                <w:ins w:id="129" w:author="Guo Zi Qiang Robin" w:date="2026-10-08T12:00:00Z"/>
              </w:rPr>
            </w:pPr>
          </w:p>
        </w:tc>
        <w:tc>
          <w:tcPr>
            <w:tcW w:w="800" w:type="dxa"/>
            <w:shd w:val="clear" w:color="auto" w:fill="BFBFBF"/>
            <w:vAlign w:val="center"/>
          </w:tcPr>
          <w:p w14:paraId="2EBA1518" w14:textId="77777777" w:rsidR="00047E94" w:rsidRPr="009837C3" w:rsidRDefault="006D67DC">
            <w:pPr>
              <w:pStyle w:val="BodyText"/>
              <w:spacing w:before="20" w:after="20" w:line="240" w:lineRule="auto"/>
              <w:ind w:left="0"/>
              <w:jc w:val="center"/>
              <w:rPr>
                <w:ins w:id="130" w:author="Guo Zi Qiang Robin" w:date="2026-10-08T12:00:00Z"/>
              </w:rPr>
            </w:pPr>
            <w:ins w:id="131" w:author="Guo Zi Qiang Robin" w:date="2026-10-08T12:00:00Z">
              <w:r w:rsidRPr="009837C3">
                <w:rPr>
                  <w:sz w:val="18"/>
                  <w:szCs w:val="18"/>
                </w:rPr>
                <w:t>X</w:t>
              </w:r>
            </w:ins>
          </w:p>
        </w:tc>
        <w:tc>
          <w:tcPr>
            <w:tcW w:w="800" w:type="dxa"/>
            <w:vAlign w:val="center"/>
          </w:tcPr>
          <w:p w14:paraId="33C8125C" w14:textId="77777777" w:rsidR="00047E94" w:rsidRPr="009837C3" w:rsidRDefault="006D67DC">
            <w:pPr>
              <w:pStyle w:val="BodyText"/>
              <w:spacing w:before="20" w:after="20" w:line="240" w:lineRule="auto"/>
              <w:ind w:left="0"/>
              <w:jc w:val="center"/>
              <w:rPr>
                <w:ins w:id="132" w:author="Guo Zi Qiang Robin" w:date="2026-10-08T12:00:00Z"/>
              </w:rPr>
            </w:pPr>
            <w:ins w:id="133" w:author="Guo Zi Qiang Robin" w:date="2026-10-08T12:00:00Z">
              <w:r w:rsidRPr="009837C3">
                <w:rPr>
                  <w:b/>
                  <w:sz w:val="18"/>
                  <w:szCs w:val="18"/>
                </w:rPr>
                <w:t>M</w:t>
              </w:r>
            </w:ins>
          </w:p>
        </w:tc>
        <w:tc>
          <w:tcPr>
            <w:tcW w:w="800" w:type="dxa"/>
            <w:vAlign w:val="center"/>
          </w:tcPr>
          <w:p w14:paraId="1D7528B1" w14:textId="77777777" w:rsidR="00047E94" w:rsidRPr="009837C3" w:rsidRDefault="00047E94">
            <w:pPr>
              <w:pStyle w:val="BodyText"/>
              <w:spacing w:before="20" w:after="20" w:line="240" w:lineRule="auto"/>
              <w:ind w:left="0"/>
              <w:jc w:val="center"/>
              <w:rPr>
                <w:ins w:id="134" w:author="Guo Zi Qiang Robin" w:date="2026-10-08T12:00:00Z"/>
              </w:rPr>
            </w:pPr>
          </w:p>
        </w:tc>
        <w:tc>
          <w:tcPr>
            <w:tcW w:w="800" w:type="dxa"/>
            <w:vAlign w:val="center"/>
          </w:tcPr>
          <w:p w14:paraId="32A6DCE7" w14:textId="77777777" w:rsidR="00047E94" w:rsidRPr="009837C3" w:rsidRDefault="00047E94">
            <w:pPr>
              <w:pStyle w:val="BodyText"/>
              <w:spacing w:before="20" w:after="20" w:line="240" w:lineRule="auto"/>
              <w:ind w:left="0"/>
              <w:jc w:val="center"/>
              <w:rPr>
                <w:ins w:id="135" w:author="Guo Zi Qiang Robin" w:date="2026-10-08T12:00:00Z"/>
              </w:rPr>
            </w:pPr>
          </w:p>
        </w:tc>
        <w:tc>
          <w:tcPr>
            <w:tcW w:w="800" w:type="dxa"/>
            <w:vAlign w:val="center"/>
          </w:tcPr>
          <w:p w14:paraId="46755226" w14:textId="77777777" w:rsidR="00047E94" w:rsidRPr="009837C3" w:rsidRDefault="00047E94">
            <w:pPr>
              <w:pStyle w:val="BodyText"/>
              <w:spacing w:before="20" w:after="20" w:line="240" w:lineRule="auto"/>
              <w:ind w:left="0"/>
              <w:jc w:val="center"/>
              <w:rPr>
                <w:ins w:id="136" w:author="Guo Zi Qiang Robin" w:date="2026-10-08T12:00:00Z"/>
              </w:rPr>
            </w:pPr>
          </w:p>
        </w:tc>
        <w:tc>
          <w:tcPr>
            <w:tcW w:w="800" w:type="dxa"/>
            <w:vAlign w:val="center"/>
          </w:tcPr>
          <w:p w14:paraId="1DDD598B" w14:textId="77777777" w:rsidR="00047E94" w:rsidRPr="009837C3" w:rsidRDefault="00047E94">
            <w:pPr>
              <w:pStyle w:val="BodyText"/>
              <w:spacing w:before="20" w:after="20" w:line="240" w:lineRule="auto"/>
              <w:ind w:left="0"/>
              <w:jc w:val="center"/>
              <w:rPr>
                <w:ins w:id="137" w:author="Guo Zi Qiang Robin" w:date="2026-10-08T12:00:00Z"/>
              </w:rPr>
            </w:pPr>
          </w:p>
        </w:tc>
      </w:tr>
      <w:tr w:rsidR="00047E94" w14:paraId="781D1ED4" w14:textId="77777777">
        <w:trPr>
          <w:ins w:id="138" w:author="Guo Zi Qiang Robin" w:date="2026-10-08T12:00:00Z"/>
        </w:trPr>
        <w:tc>
          <w:tcPr>
            <w:tcW w:w="3426" w:type="dxa"/>
            <w:vAlign w:val="center"/>
          </w:tcPr>
          <w:p w14:paraId="36401EBD" w14:textId="77777777" w:rsidR="00047E94" w:rsidRPr="009837C3" w:rsidRDefault="006D67DC">
            <w:pPr>
              <w:pStyle w:val="BodyText"/>
              <w:spacing w:before="20" w:after="20" w:line="240" w:lineRule="auto"/>
              <w:ind w:left="0"/>
              <w:jc w:val="left"/>
              <w:rPr>
                <w:ins w:id="139" w:author="Guo Zi Qiang Robin" w:date="2026-10-08T12:00:00Z"/>
              </w:rPr>
            </w:pPr>
            <w:ins w:id="140" w:author="Guo Zi Qiang Robin" w:date="2026-10-08T12:00:00Z">
              <w:r w:rsidRPr="009837C3">
                <w:rPr>
                  <w:sz w:val="18"/>
                  <w:szCs w:val="18"/>
                </w:rPr>
                <w:t>Test bench evaluation report; tidy code and dataset</w:t>
              </w:r>
            </w:ins>
          </w:p>
        </w:tc>
        <w:tc>
          <w:tcPr>
            <w:tcW w:w="800" w:type="dxa"/>
            <w:vAlign w:val="center"/>
          </w:tcPr>
          <w:p w14:paraId="54E81A5E" w14:textId="77777777" w:rsidR="00047E94" w:rsidRPr="009837C3" w:rsidRDefault="00047E94">
            <w:pPr>
              <w:pStyle w:val="BodyText"/>
              <w:spacing w:before="20" w:after="20" w:line="240" w:lineRule="auto"/>
              <w:ind w:left="0"/>
              <w:jc w:val="center"/>
              <w:rPr>
                <w:ins w:id="141" w:author="Guo Zi Qiang Robin" w:date="2026-10-08T12:00:00Z"/>
              </w:rPr>
            </w:pPr>
          </w:p>
        </w:tc>
        <w:tc>
          <w:tcPr>
            <w:tcW w:w="800" w:type="dxa"/>
            <w:vAlign w:val="center"/>
          </w:tcPr>
          <w:p w14:paraId="67485C97" w14:textId="77777777" w:rsidR="00047E94" w:rsidRPr="009837C3" w:rsidRDefault="00047E94">
            <w:pPr>
              <w:pStyle w:val="BodyText"/>
              <w:spacing w:before="20" w:after="20" w:line="240" w:lineRule="auto"/>
              <w:ind w:left="0"/>
              <w:jc w:val="center"/>
              <w:rPr>
                <w:ins w:id="142" w:author="Guo Zi Qiang Robin" w:date="2026-10-08T12:00:00Z"/>
              </w:rPr>
            </w:pPr>
          </w:p>
        </w:tc>
        <w:tc>
          <w:tcPr>
            <w:tcW w:w="800" w:type="dxa"/>
            <w:shd w:val="clear" w:color="auto" w:fill="BFBFBF"/>
            <w:vAlign w:val="center"/>
          </w:tcPr>
          <w:p w14:paraId="5E1501E4" w14:textId="77777777" w:rsidR="00047E94" w:rsidRPr="009837C3" w:rsidRDefault="006D67DC">
            <w:pPr>
              <w:pStyle w:val="BodyText"/>
              <w:spacing w:before="20" w:after="20" w:line="240" w:lineRule="auto"/>
              <w:ind w:left="0"/>
              <w:jc w:val="center"/>
              <w:rPr>
                <w:ins w:id="143" w:author="Guo Zi Qiang Robin" w:date="2026-10-08T12:00:00Z"/>
              </w:rPr>
            </w:pPr>
            <w:ins w:id="144" w:author="Guo Zi Qiang Robin" w:date="2026-10-08T12:00:00Z">
              <w:r w:rsidRPr="009837C3">
                <w:rPr>
                  <w:sz w:val="18"/>
                  <w:szCs w:val="18"/>
                </w:rPr>
                <w:t>X</w:t>
              </w:r>
            </w:ins>
          </w:p>
        </w:tc>
        <w:tc>
          <w:tcPr>
            <w:tcW w:w="800" w:type="dxa"/>
            <w:vAlign w:val="center"/>
          </w:tcPr>
          <w:p w14:paraId="66F67D63" w14:textId="77777777" w:rsidR="00047E94" w:rsidRPr="009837C3" w:rsidRDefault="00047E94">
            <w:pPr>
              <w:pStyle w:val="BodyText"/>
              <w:spacing w:before="20" w:after="20" w:line="240" w:lineRule="auto"/>
              <w:ind w:left="0"/>
              <w:jc w:val="center"/>
              <w:rPr>
                <w:ins w:id="145" w:author="Guo Zi Qiang Robin" w:date="2026-10-08T12:00:00Z"/>
              </w:rPr>
            </w:pPr>
          </w:p>
        </w:tc>
        <w:tc>
          <w:tcPr>
            <w:tcW w:w="800" w:type="dxa"/>
            <w:vAlign w:val="center"/>
          </w:tcPr>
          <w:p w14:paraId="19353EF2" w14:textId="77777777" w:rsidR="00047E94" w:rsidRPr="009837C3" w:rsidRDefault="00047E94">
            <w:pPr>
              <w:pStyle w:val="BodyText"/>
              <w:spacing w:before="20" w:after="20" w:line="240" w:lineRule="auto"/>
              <w:ind w:left="0"/>
              <w:jc w:val="center"/>
              <w:rPr>
                <w:ins w:id="146" w:author="Guo Zi Qiang Robin" w:date="2026-10-08T12:00:00Z"/>
              </w:rPr>
            </w:pPr>
          </w:p>
        </w:tc>
        <w:tc>
          <w:tcPr>
            <w:tcW w:w="800" w:type="dxa"/>
            <w:vAlign w:val="center"/>
          </w:tcPr>
          <w:p w14:paraId="2ABC86AF" w14:textId="77777777" w:rsidR="00047E94" w:rsidRPr="009837C3" w:rsidRDefault="00047E94">
            <w:pPr>
              <w:pStyle w:val="BodyText"/>
              <w:spacing w:before="20" w:after="20" w:line="240" w:lineRule="auto"/>
              <w:ind w:left="0"/>
              <w:jc w:val="center"/>
              <w:rPr>
                <w:ins w:id="147" w:author="Guo Zi Qiang Robin" w:date="2026-10-08T12:00:00Z"/>
              </w:rPr>
            </w:pPr>
          </w:p>
        </w:tc>
        <w:tc>
          <w:tcPr>
            <w:tcW w:w="800" w:type="dxa"/>
            <w:vAlign w:val="center"/>
          </w:tcPr>
          <w:p w14:paraId="1D87A6F7" w14:textId="77777777" w:rsidR="00047E94" w:rsidRPr="009837C3" w:rsidRDefault="00047E94">
            <w:pPr>
              <w:pStyle w:val="BodyText"/>
              <w:spacing w:before="20" w:after="20" w:line="240" w:lineRule="auto"/>
              <w:ind w:left="0"/>
              <w:jc w:val="center"/>
              <w:rPr>
                <w:ins w:id="148" w:author="Guo Zi Qiang Robin" w:date="2026-10-08T12:00:00Z"/>
              </w:rPr>
            </w:pPr>
          </w:p>
        </w:tc>
      </w:tr>
      <w:tr w:rsidR="00047E94" w14:paraId="4F123B18" w14:textId="77777777">
        <w:trPr>
          <w:ins w:id="149" w:author="Guo Zi Qiang Robin" w:date="2026-10-08T12:00:00Z"/>
        </w:trPr>
        <w:tc>
          <w:tcPr>
            <w:tcW w:w="9026" w:type="dxa"/>
            <w:gridSpan w:val="8"/>
            <w:shd w:val="clear" w:color="auto" w:fill="F2F2F2"/>
            <w:vAlign w:val="center"/>
          </w:tcPr>
          <w:p w14:paraId="1034A7B3" w14:textId="77777777" w:rsidR="00047E94" w:rsidRPr="009837C3" w:rsidRDefault="006D67DC">
            <w:pPr>
              <w:pStyle w:val="BodyText"/>
              <w:spacing w:before="20" w:after="20" w:line="240" w:lineRule="auto"/>
              <w:ind w:left="0"/>
              <w:jc w:val="left"/>
              <w:rPr>
                <w:ins w:id="150" w:author="Guo Zi Qiang Robin" w:date="2026-10-08T12:00:00Z"/>
              </w:rPr>
            </w:pPr>
            <w:ins w:id="151" w:author="Guo Zi Qiang Robin" w:date="2026-10-08T12:00:00Z">
              <w:r w:rsidRPr="009837C3">
                <w:rPr>
                  <w:b/>
                  <w:sz w:val="18"/>
                  <w:szCs w:val="18"/>
                </w:rPr>
                <w:t>Workstream 2: Beacon</w:t>
              </w:r>
            </w:ins>
          </w:p>
        </w:tc>
      </w:tr>
      <w:tr w:rsidR="00047E94" w14:paraId="7F965583" w14:textId="77777777">
        <w:trPr>
          <w:ins w:id="152" w:author="Guo Zi Qiang Robin" w:date="2026-10-08T12:00:00Z"/>
        </w:trPr>
        <w:tc>
          <w:tcPr>
            <w:tcW w:w="3426" w:type="dxa"/>
            <w:vAlign w:val="center"/>
          </w:tcPr>
          <w:p w14:paraId="0971E2FC" w14:textId="77777777" w:rsidR="00047E94" w:rsidRPr="009837C3" w:rsidRDefault="006D67DC">
            <w:pPr>
              <w:pStyle w:val="BodyText"/>
              <w:spacing w:before="20" w:after="20" w:line="240" w:lineRule="auto"/>
              <w:ind w:left="0"/>
              <w:jc w:val="left"/>
              <w:rPr>
                <w:ins w:id="153" w:author="Guo Zi Qiang Robin" w:date="2026-10-08T12:00:00Z"/>
              </w:rPr>
            </w:pPr>
            <w:ins w:id="154" w:author="Guo Zi Qiang Robin" w:date="2026-10-08T12:00:00Z">
              <w:r w:rsidRPr="009837C3">
                <w:rPr>
                  <w:sz w:val="18"/>
                  <w:szCs w:val="18"/>
                </w:rPr>
                <w:t>Design (low intensity)</w:t>
              </w:r>
            </w:ins>
          </w:p>
        </w:tc>
        <w:tc>
          <w:tcPr>
            <w:tcW w:w="800" w:type="dxa"/>
            <w:shd w:val="clear" w:color="auto" w:fill="BFBFBF"/>
            <w:vAlign w:val="center"/>
          </w:tcPr>
          <w:p w14:paraId="711D9A29" w14:textId="77777777" w:rsidR="00047E94" w:rsidRPr="009837C3" w:rsidRDefault="006D67DC">
            <w:pPr>
              <w:pStyle w:val="BodyText"/>
              <w:spacing w:before="20" w:after="20" w:line="240" w:lineRule="auto"/>
              <w:ind w:left="0"/>
              <w:jc w:val="center"/>
              <w:rPr>
                <w:ins w:id="155" w:author="Guo Zi Qiang Robin" w:date="2026-10-08T12:00:00Z"/>
              </w:rPr>
            </w:pPr>
            <w:ins w:id="156" w:author="Guo Zi Qiang Robin" w:date="2026-10-08T12:00:00Z">
              <w:r w:rsidRPr="009837C3">
                <w:rPr>
                  <w:sz w:val="18"/>
                  <w:szCs w:val="18"/>
                </w:rPr>
                <w:t>X</w:t>
              </w:r>
            </w:ins>
          </w:p>
        </w:tc>
        <w:tc>
          <w:tcPr>
            <w:tcW w:w="800" w:type="dxa"/>
            <w:shd w:val="clear" w:color="auto" w:fill="BFBFBF"/>
            <w:vAlign w:val="center"/>
          </w:tcPr>
          <w:p w14:paraId="17B01514" w14:textId="77777777" w:rsidR="00047E94" w:rsidRPr="009837C3" w:rsidRDefault="006D67DC">
            <w:pPr>
              <w:pStyle w:val="BodyText"/>
              <w:spacing w:before="20" w:after="20" w:line="240" w:lineRule="auto"/>
              <w:ind w:left="0"/>
              <w:jc w:val="center"/>
              <w:rPr>
                <w:ins w:id="157" w:author="Guo Zi Qiang Robin" w:date="2026-10-08T12:00:00Z"/>
              </w:rPr>
            </w:pPr>
            <w:ins w:id="158" w:author="Guo Zi Qiang Robin" w:date="2026-10-08T12:00:00Z">
              <w:r w:rsidRPr="009837C3">
                <w:rPr>
                  <w:sz w:val="18"/>
                  <w:szCs w:val="18"/>
                </w:rPr>
                <w:t>X</w:t>
              </w:r>
            </w:ins>
          </w:p>
        </w:tc>
        <w:tc>
          <w:tcPr>
            <w:tcW w:w="800" w:type="dxa"/>
            <w:vAlign w:val="center"/>
          </w:tcPr>
          <w:p w14:paraId="59254F3F" w14:textId="77777777" w:rsidR="00047E94" w:rsidRPr="009837C3" w:rsidRDefault="00047E94">
            <w:pPr>
              <w:pStyle w:val="BodyText"/>
              <w:spacing w:before="20" w:after="20" w:line="240" w:lineRule="auto"/>
              <w:ind w:left="0"/>
              <w:jc w:val="center"/>
              <w:rPr>
                <w:ins w:id="159" w:author="Guo Zi Qiang Robin" w:date="2026-10-08T12:00:00Z"/>
              </w:rPr>
            </w:pPr>
          </w:p>
        </w:tc>
        <w:tc>
          <w:tcPr>
            <w:tcW w:w="800" w:type="dxa"/>
            <w:vAlign w:val="center"/>
          </w:tcPr>
          <w:p w14:paraId="075DF975" w14:textId="77777777" w:rsidR="00047E94" w:rsidRPr="009837C3" w:rsidRDefault="00047E94">
            <w:pPr>
              <w:pStyle w:val="BodyText"/>
              <w:spacing w:before="20" w:after="20" w:line="240" w:lineRule="auto"/>
              <w:ind w:left="0"/>
              <w:jc w:val="center"/>
              <w:rPr>
                <w:ins w:id="160" w:author="Guo Zi Qiang Robin" w:date="2026-10-08T12:00:00Z"/>
              </w:rPr>
            </w:pPr>
          </w:p>
        </w:tc>
        <w:tc>
          <w:tcPr>
            <w:tcW w:w="800" w:type="dxa"/>
            <w:vAlign w:val="center"/>
          </w:tcPr>
          <w:p w14:paraId="3B37C19D" w14:textId="77777777" w:rsidR="00047E94" w:rsidRPr="009837C3" w:rsidRDefault="00047E94">
            <w:pPr>
              <w:pStyle w:val="BodyText"/>
              <w:spacing w:before="20" w:after="20" w:line="240" w:lineRule="auto"/>
              <w:ind w:left="0"/>
              <w:jc w:val="center"/>
              <w:rPr>
                <w:ins w:id="161" w:author="Guo Zi Qiang Robin" w:date="2026-10-08T12:00:00Z"/>
              </w:rPr>
            </w:pPr>
          </w:p>
        </w:tc>
        <w:tc>
          <w:tcPr>
            <w:tcW w:w="800" w:type="dxa"/>
            <w:vAlign w:val="center"/>
          </w:tcPr>
          <w:p w14:paraId="650B8225" w14:textId="77777777" w:rsidR="00047E94" w:rsidRPr="009837C3" w:rsidRDefault="00047E94">
            <w:pPr>
              <w:pStyle w:val="BodyText"/>
              <w:spacing w:before="20" w:after="20" w:line="240" w:lineRule="auto"/>
              <w:ind w:left="0"/>
              <w:jc w:val="center"/>
              <w:rPr>
                <w:ins w:id="162" w:author="Guo Zi Qiang Robin" w:date="2026-10-08T12:00:00Z"/>
              </w:rPr>
            </w:pPr>
          </w:p>
        </w:tc>
        <w:tc>
          <w:tcPr>
            <w:tcW w:w="800" w:type="dxa"/>
            <w:vAlign w:val="center"/>
          </w:tcPr>
          <w:p w14:paraId="058CA4AE" w14:textId="77777777" w:rsidR="00047E94" w:rsidRPr="009837C3" w:rsidRDefault="00047E94">
            <w:pPr>
              <w:pStyle w:val="BodyText"/>
              <w:spacing w:before="20" w:after="20" w:line="240" w:lineRule="auto"/>
              <w:ind w:left="0"/>
              <w:jc w:val="center"/>
              <w:rPr>
                <w:ins w:id="163" w:author="Guo Zi Qiang Robin" w:date="2026-10-08T12:00:00Z"/>
              </w:rPr>
            </w:pPr>
          </w:p>
        </w:tc>
      </w:tr>
      <w:tr w:rsidR="00047E94" w14:paraId="7AC2C3BC" w14:textId="77777777">
        <w:trPr>
          <w:ins w:id="164" w:author="Guo Zi Qiang Robin" w:date="2026-10-08T12:00:00Z"/>
        </w:trPr>
        <w:tc>
          <w:tcPr>
            <w:tcW w:w="3426" w:type="dxa"/>
            <w:vAlign w:val="center"/>
          </w:tcPr>
          <w:p w14:paraId="455B8C88" w14:textId="77777777" w:rsidR="00047E94" w:rsidRPr="009837C3" w:rsidRDefault="006D67DC">
            <w:pPr>
              <w:pStyle w:val="BodyText"/>
              <w:spacing w:before="20" w:after="20" w:line="240" w:lineRule="auto"/>
              <w:ind w:left="0"/>
              <w:jc w:val="left"/>
              <w:rPr>
                <w:ins w:id="165" w:author="Guo Zi Qiang Robin" w:date="2026-10-08T12:00:00Z"/>
              </w:rPr>
            </w:pPr>
            <w:ins w:id="166" w:author="Guo Zi Qiang Robin" w:date="2026-10-08T12:00:00Z">
              <w:r w:rsidRPr="009837C3">
                <w:rPr>
                  <w:sz w:val="18"/>
                  <w:szCs w:val="18"/>
                </w:rPr>
                <w:t>Build: collect, filter, merge, rate, publish, map</w:t>
              </w:r>
            </w:ins>
          </w:p>
        </w:tc>
        <w:tc>
          <w:tcPr>
            <w:tcW w:w="800" w:type="dxa"/>
            <w:vAlign w:val="center"/>
          </w:tcPr>
          <w:p w14:paraId="642B26AE" w14:textId="77777777" w:rsidR="00047E94" w:rsidRPr="009837C3" w:rsidRDefault="00047E94">
            <w:pPr>
              <w:pStyle w:val="BodyText"/>
              <w:spacing w:before="20" w:after="20" w:line="240" w:lineRule="auto"/>
              <w:ind w:left="0"/>
              <w:jc w:val="center"/>
              <w:rPr>
                <w:ins w:id="167" w:author="Guo Zi Qiang Robin" w:date="2026-10-08T12:00:00Z"/>
              </w:rPr>
            </w:pPr>
          </w:p>
        </w:tc>
        <w:tc>
          <w:tcPr>
            <w:tcW w:w="800" w:type="dxa"/>
            <w:vAlign w:val="center"/>
          </w:tcPr>
          <w:p w14:paraId="6677C2EA" w14:textId="77777777" w:rsidR="00047E94" w:rsidRPr="009837C3" w:rsidRDefault="00047E94">
            <w:pPr>
              <w:pStyle w:val="BodyText"/>
              <w:spacing w:before="20" w:after="20" w:line="240" w:lineRule="auto"/>
              <w:ind w:left="0"/>
              <w:jc w:val="center"/>
              <w:rPr>
                <w:ins w:id="168" w:author="Guo Zi Qiang Robin" w:date="2026-10-08T12:00:00Z"/>
              </w:rPr>
            </w:pPr>
          </w:p>
        </w:tc>
        <w:tc>
          <w:tcPr>
            <w:tcW w:w="800" w:type="dxa"/>
            <w:shd w:val="clear" w:color="auto" w:fill="BFBFBF"/>
            <w:vAlign w:val="center"/>
          </w:tcPr>
          <w:p w14:paraId="1B7D85D1" w14:textId="77777777" w:rsidR="00047E94" w:rsidRPr="009837C3" w:rsidRDefault="006D67DC">
            <w:pPr>
              <w:pStyle w:val="BodyText"/>
              <w:spacing w:before="20" w:after="20" w:line="240" w:lineRule="auto"/>
              <w:ind w:left="0"/>
              <w:jc w:val="center"/>
              <w:rPr>
                <w:ins w:id="169" w:author="Guo Zi Qiang Robin" w:date="2026-10-08T12:00:00Z"/>
              </w:rPr>
            </w:pPr>
            <w:ins w:id="170" w:author="Guo Zi Qiang Robin" w:date="2026-10-08T12:00:00Z">
              <w:r w:rsidRPr="009837C3">
                <w:rPr>
                  <w:sz w:val="18"/>
                  <w:szCs w:val="18"/>
                </w:rPr>
                <w:t>X</w:t>
              </w:r>
            </w:ins>
          </w:p>
        </w:tc>
        <w:tc>
          <w:tcPr>
            <w:tcW w:w="800" w:type="dxa"/>
            <w:shd w:val="clear" w:color="auto" w:fill="BFBFBF"/>
            <w:vAlign w:val="center"/>
          </w:tcPr>
          <w:p w14:paraId="3983719A" w14:textId="77777777" w:rsidR="00047E94" w:rsidRPr="009837C3" w:rsidRDefault="006D67DC">
            <w:pPr>
              <w:pStyle w:val="BodyText"/>
              <w:spacing w:before="20" w:after="20" w:line="240" w:lineRule="auto"/>
              <w:ind w:left="0"/>
              <w:jc w:val="center"/>
              <w:rPr>
                <w:ins w:id="171" w:author="Guo Zi Qiang Robin" w:date="2026-10-08T12:00:00Z"/>
              </w:rPr>
            </w:pPr>
            <w:ins w:id="172" w:author="Guo Zi Qiang Robin" w:date="2026-10-08T12:00:00Z">
              <w:r w:rsidRPr="009837C3">
                <w:rPr>
                  <w:sz w:val="18"/>
                  <w:szCs w:val="18"/>
                </w:rPr>
                <w:t>X</w:t>
              </w:r>
            </w:ins>
          </w:p>
        </w:tc>
        <w:tc>
          <w:tcPr>
            <w:tcW w:w="800" w:type="dxa"/>
            <w:vAlign w:val="center"/>
          </w:tcPr>
          <w:p w14:paraId="02A9F026" w14:textId="77777777" w:rsidR="00047E94" w:rsidRPr="009837C3" w:rsidRDefault="00047E94">
            <w:pPr>
              <w:pStyle w:val="BodyText"/>
              <w:spacing w:before="20" w:after="20" w:line="240" w:lineRule="auto"/>
              <w:ind w:left="0"/>
              <w:jc w:val="center"/>
              <w:rPr>
                <w:ins w:id="173" w:author="Guo Zi Qiang Robin" w:date="2026-10-08T12:00:00Z"/>
              </w:rPr>
            </w:pPr>
          </w:p>
        </w:tc>
        <w:tc>
          <w:tcPr>
            <w:tcW w:w="800" w:type="dxa"/>
            <w:vAlign w:val="center"/>
          </w:tcPr>
          <w:p w14:paraId="4C6E950E" w14:textId="77777777" w:rsidR="00047E94" w:rsidRPr="009837C3" w:rsidRDefault="00047E94">
            <w:pPr>
              <w:pStyle w:val="BodyText"/>
              <w:spacing w:before="20" w:after="20" w:line="240" w:lineRule="auto"/>
              <w:ind w:left="0"/>
              <w:jc w:val="center"/>
              <w:rPr>
                <w:ins w:id="174" w:author="Guo Zi Qiang Robin" w:date="2026-10-08T12:00:00Z"/>
              </w:rPr>
            </w:pPr>
          </w:p>
        </w:tc>
        <w:tc>
          <w:tcPr>
            <w:tcW w:w="800" w:type="dxa"/>
            <w:vAlign w:val="center"/>
          </w:tcPr>
          <w:p w14:paraId="49591D38" w14:textId="77777777" w:rsidR="00047E94" w:rsidRPr="009837C3" w:rsidRDefault="00047E94">
            <w:pPr>
              <w:pStyle w:val="BodyText"/>
              <w:spacing w:before="20" w:after="20" w:line="240" w:lineRule="auto"/>
              <w:ind w:left="0"/>
              <w:jc w:val="center"/>
              <w:rPr>
                <w:ins w:id="175" w:author="Guo Zi Qiang Robin" w:date="2026-10-08T12:00:00Z"/>
              </w:rPr>
            </w:pPr>
          </w:p>
        </w:tc>
      </w:tr>
      <w:tr w:rsidR="00047E94" w14:paraId="3D43C0C2" w14:textId="77777777">
        <w:trPr>
          <w:ins w:id="176" w:author="Guo Zi Qiang Robin" w:date="2026-10-08T12:00:00Z"/>
        </w:trPr>
        <w:tc>
          <w:tcPr>
            <w:tcW w:w="3426" w:type="dxa"/>
            <w:vAlign w:val="center"/>
          </w:tcPr>
          <w:p w14:paraId="1CDBEDB3" w14:textId="77777777" w:rsidR="00047E94" w:rsidRPr="009837C3" w:rsidRDefault="006D67DC">
            <w:pPr>
              <w:pStyle w:val="BodyText"/>
              <w:spacing w:before="20" w:after="20" w:line="240" w:lineRule="auto"/>
              <w:ind w:left="0"/>
              <w:jc w:val="left"/>
              <w:rPr>
                <w:ins w:id="177" w:author="Guo Zi Qiang Robin" w:date="2026-10-08T12:00:00Z"/>
              </w:rPr>
            </w:pPr>
            <w:ins w:id="178" w:author="Guo Zi Qiang Robin" w:date="2026-10-08T12:00:00Z">
              <w:r w:rsidRPr="009837C3">
                <w:rPr>
                  <w:sz w:val="18"/>
                  <w:szCs w:val="18"/>
                </w:rPr>
                <w:t>Deploy (1 Feb)</w:t>
              </w:r>
            </w:ins>
          </w:p>
        </w:tc>
        <w:tc>
          <w:tcPr>
            <w:tcW w:w="800" w:type="dxa"/>
            <w:vAlign w:val="center"/>
          </w:tcPr>
          <w:p w14:paraId="3C3A9CCE" w14:textId="77777777" w:rsidR="00047E94" w:rsidRPr="009837C3" w:rsidRDefault="00047E94">
            <w:pPr>
              <w:pStyle w:val="BodyText"/>
              <w:spacing w:before="20" w:after="20" w:line="240" w:lineRule="auto"/>
              <w:ind w:left="0"/>
              <w:jc w:val="center"/>
              <w:rPr>
                <w:ins w:id="179" w:author="Guo Zi Qiang Robin" w:date="2026-10-08T12:00:00Z"/>
              </w:rPr>
            </w:pPr>
          </w:p>
        </w:tc>
        <w:tc>
          <w:tcPr>
            <w:tcW w:w="800" w:type="dxa"/>
            <w:vAlign w:val="center"/>
          </w:tcPr>
          <w:p w14:paraId="2F9E6E31" w14:textId="77777777" w:rsidR="00047E94" w:rsidRPr="009837C3" w:rsidRDefault="00047E94">
            <w:pPr>
              <w:pStyle w:val="BodyText"/>
              <w:spacing w:before="20" w:after="20" w:line="240" w:lineRule="auto"/>
              <w:ind w:left="0"/>
              <w:jc w:val="center"/>
              <w:rPr>
                <w:ins w:id="180" w:author="Guo Zi Qiang Robin" w:date="2026-10-08T12:00:00Z"/>
              </w:rPr>
            </w:pPr>
          </w:p>
        </w:tc>
        <w:tc>
          <w:tcPr>
            <w:tcW w:w="800" w:type="dxa"/>
            <w:vAlign w:val="center"/>
          </w:tcPr>
          <w:p w14:paraId="6BF62218" w14:textId="77777777" w:rsidR="00047E94" w:rsidRPr="009837C3" w:rsidRDefault="00047E94">
            <w:pPr>
              <w:pStyle w:val="BodyText"/>
              <w:spacing w:before="20" w:after="20" w:line="240" w:lineRule="auto"/>
              <w:ind w:left="0"/>
              <w:jc w:val="center"/>
              <w:rPr>
                <w:ins w:id="181" w:author="Guo Zi Qiang Robin" w:date="2026-10-08T12:00:00Z"/>
              </w:rPr>
            </w:pPr>
          </w:p>
        </w:tc>
        <w:tc>
          <w:tcPr>
            <w:tcW w:w="800" w:type="dxa"/>
            <w:vAlign w:val="center"/>
          </w:tcPr>
          <w:p w14:paraId="5C86D9D2" w14:textId="77777777" w:rsidR="00047E94" w:rsidRPr="009837C3" w:rsidRDefault="00047E94">
            <w:pPr>
              <w:pStyle w:val="BodyText"/>
              <w:spacing w:before="20" w:after="20" w:line="240" w:lineRule="auto"/>
              <w:ind w:left="0"/>
              <w:jc w:val="center"/>
              <w:rPr>
                <w:ins w:id="182" w:author="Guo Zi Qiang Robin" w:date="2026-10-08T12:00:00Z"/>
              </w:rPr>
            </w:pPr>
          </w:p>
        </w:tc>
        <w:tc>
          <w:tcPr>
            <w:tcW w:w="800" w:type="dxa"/>
            <w:vAlign w:val="center"/>
          </w:tcPr>
          <w:p w14:paraId="3C5F24BB" w14:textId="77777777" w:rsidR="00047E94" w:rsidRPr="009837C3" w:rsidRDefault="006D67DC">
            <w:pPr>
              <w:pStyle w:val="BodyText"/>
              <w:spacing w:before="20" w:after="20" w:line="240" w:lineRule="auto"/>
              <w:ind w:left="0"/>
              <w:jc w:val="center"/>
              <w:rPr>
                <w:ins w:id="183" w:author="Guo Zi Qiang Robin" w:date="2026-10-08T12:00:00Z"/>
              </w:rPr>
            </w:pPr>
            <w:ins w:id="184" w:author="Guo Zi Qiang Robin" w:date="2026-10-08T12:00:00Z">
              <w:r w:rsidRPr="009837C3">
                <w:rPr>
                  <w:b/>
                  <w:sz w:val="18"/>
                  <w:szCs w:val="18"/>
                </w:rPr>
                <w:t>M</w:t>
              </w:r>
            </w:ins>
          </w:p>
        </w:tc>
        <w:tc>
          <w:tcPr>
            <w:tcW w:w="800" w:type="dxa"/>
            <w:vAlign w:val="center"/>
          </w:tcPr>
          <w:p w14:paraId="2910F2CD" w14:textId="77777777" w:rsidR="00047E94" w:rsidRPr="009837C3" w:rsidRDefault="00047E94">
            <w:pPr>
              <w:pStyle w:val="BodyText"/>
              <w:spacing w:before="20" w:after="20" w:line="240" w:lineRule="auto"/>
              <w:ind w:left="0"/>
              <w:jc w:val="center"/>
              <w:rPr>
                <w:ins w:id="185" w:author="Guo Zi Qiang Robin" w:date="2026-10-08T12:00:00Z"/>
              </w:rPr>
            </w:pPr>
          </w:p>
        </w:tc>
        <w:tc>
          <w:tcPr>
            <w:tcW w:w="800" w:type="dxa"/>
            <w:vAlign w:val="center"/>
          </w:tcPr>
          <w:p w14:paraId="0A3F6649" w14:textId="77777777" w:rsidR="00047E94" w:rsidRPr="009837C3" w:rsidRDefault="00047E94">
            <w:pPr>
              <w:pStyle w:val="BodyText"/>
              <w:spacing w:before="20" w:after="20" w:line="240" w:lineRule="auto"/>
              <w:ind w:left="0"/>
              <w:jc w:val="center"/>
              <w:rPr>
                <w:ins w:id="186" w:author="Guo Zi Qiang Robin" w:date="2026-10-08T12:00:00Z"/>
              </w:rPr>
            </w:pPr>
          </w:p>
        </w:tc>
      </w:tr>
      <w:tr w:rsidR="00047E94" w14:paraId="445E804D" w14:textId="77777777">
        <w:trPr>
          <w:ins w:id="187" w:author="Guo Zi Qiang Robin" w:date="2026-10-08T12:00:00Z"/>
        </w:trPr>
        <w:tc>
          <w:tcPr>
            <w:tcW w:w="3426" w:type="dxa"/>
            <w:vAlign w:val="center"/>
          </w:tcPr>
          <w:p w14:paraId="6B469BD4" w14:textId="77777777" w:rsidR="00047E94" w:rsidRPr="009837C3" w:rsidRDefault="006D67DC">
            <w:pPr>
              <w:pStyle w:val="BodyText"/>
              <w:spacing w:before="20" w:after="20" w:line="240" w:lineRule="auto"/>
              <w:ind w:left="0"/>
              <w:jc w:val="left"/>
              <w:rPr>
                <w:ins w:id="188" w:author="Guo Zi Qiang Robin" w:date="2026-10-08T12:00:00Z"/>
              </w:rPr>
            </w:pPr>
            <w:ins w:id="189" w:author="Guo Zi Qiang Robin" w:date="2026-10-08T12:00:00Z">
              <w:r w:rsidRPr="009837C3">
                <w:rPr>
                  <w:sz w:val="18"/>
                  <w:szCs w:val="18"/>
                </w:rPr>
                <w:t>CI/CD, monitoring and fixes</w:t>
              </w:r>
            </w:ins>
          </w:p>
        </w:tc>
        <w:tc>
          <w:tcPr>
            <w:tcW w:w="800" w:type="dxa"/>
            <w:vAlign w:val="center"/>
          </w:tcPr>
          <w:p w14:paraId="0ED50D8D" w14:textId="77777777" w:rsidR="00047E94" w:rsidRPr="009837C3" w:rsidRDefault="00047E94">
            <w:pPr>
              <w:pStyle w:val="BodyText"/>
              <w:spacing w:before="20" w:after="20" w:line="240" w:lineRule="auto"/>
              <w:ind w:left="0"/>
              <w:jc w:val="center"/>
              <w:rPr>
                <w:ins w:id="190" w:author="Guo Zi Qiang Robin" w:date="2026-10-08T12:00:00Z"/>
              </w:rPr>
            </w:pPr>
          </w:p>
        </w:tc>
        <w:tc>
          <w:tcPr>
            <w:tcW w:w="800" w:type="dxa"/>
            <w:vAlign w:val="center"/>
          </w:tcPr>
          <w:p w14:paraId="1E75A5AE" w14:textId="77777777" w:rsidR="00047E94" w:rsidRPr="009837C3" w:rsidRDefault="00047E94">
            <w:pPr>
              <w:pStyle w:val="BodyText"/>
              <w:spacing w:before="20" w:after="20" w:line="240" w:lineRule="auto"/>
              <w:ind w:left="0"/>
              <w:jc w:val="center"/>
              <w:rPr>
                <w:ins w:id="191" w:author="Guo Zi Qiang Robin" w:date="2026-10-08T12:00:00Z"/>
              </w:rPr>
            </w:pPr>
          </w:p>
        </w:tc>
        <w:tc>
          <w:tcPr>
            <w:tcW w:w="800" w:type="dxa"/>
            <w:vAlign w:val="center"/>
          </w:tcPr>
          <w:p w14:paraId="2261B451" w14:textId="77777777" w:rsidR="00047E94" w:rsidRPr="009837C3" w:rsidRDefault="00047E94">
            <w:pPr>
              <w:pStyle w:val="BodyText"/>
              <w:spacing w:before="20" w:after="20" w:line="240" w:lineRule="auto"/>
              <w:ind w:left="0"/>
              <w:jc w:val="center"/>
              <w:rPr>
                <w:ins w:id="192" w:author="Guo Zi Qiang Robin" w:date="2026-10-08T12:00:00Z"/>
              </w:rPr>
            </w:pPr>
          </w:p>
        </w:tc>
        <w:tc>
          <w:tcPr>
            <w:tcW w:w="800" w:type="dxa"/>
            <w:vAlign w:val="center"/>
          </w:tcPr>
          <w:p w14:paraId="194F526F" w14:textId="77777777" w:rsidR="00047E94" w:rsidRPr="009837C3" w:rsidRDefault="00047E94">
            <w:pPr>
              <w:pStyle w:val="BodyText"/>
              <w:spacing w:before="20" w:after="20" w:line="240" w:lineRule="auto"/>
              <w:ind w:left="0"/>
              <w:jc w:val="center"/>
              <w:rPr>
                <w:ins w:id="193" w:author="Guo Zi Qiang Robin" w:date="2026-10-08T12:00:00Z"/>
              </w:rPr>
            </w:pPr>
          </w:p>
        </w:tc>
        <w:tc>
          <w:tcPr>
            <w:tcW w:w="800" w:type="dxa"/>
            <w:shd w:val="clear" w:color="auto" w:fill="BFBFBF"/>
            <w:vAlign w:val="center"/>
          </w:tcPr>
          <w:p w14:paraId="131A18FC" w14:textId="77777777" w:rsidR="00047E94" w:rsidRPr="009837C3" w:rsidRDefault="006D67DC">
            <w:pPr>
              <w:pStyle w:val="BodyText"/>
              <w:spacing w:before="20" w:after="20" w:line="240" w:lineRule="auto"/>
              <w:ind w:left="0"/>
              <w:jc w:val="center"/>
              <w:rPr>
                <w:ins w:id="194" w:author="Guo Zi Qiang Robin" w:date="2026-10-08T12:00:00Z"/>
              </w:rPr>
            </w:pPr>
            <w:ins w:id="195" w:author="Guo Zi Qiang Robin" w:date="2026-10-08T12:00:00Z">
              <w:r w:rsidRPr="009837C3">
                <w:rPr>
                  <w:sz w:val="18"/>
                  <w:szCs w:val="18"/>
                </w:rPr>
                <w:t>X</w:t>
              </w:r>
            </w:ins>
          </w:p>
        </w:tc>
        <w:tc>
          <w:tcPr>
            <w:tcW w:w="800" w:type="dxa"/>
            <w:vAlign w:val="center"/>
          </w:tcPr>
          <w:p w14:paraId="6B3D38E9" w14:textId="77777777" w:rsidR="00047E94" w:rsidRPr="009837C3" w:rsidRDefault="00047E94">
            <w:pPr>
              <w:pStyle w:val="BodyText"/>
              <w:spacing w:before="20" w:after="20" w:line="240" w:lineRule="auto"/>
              <w:ind w:left="0"/>
              <w:jc w:val="center"/>
              <w:rPr>
                <w:ins w:id="196" w:author="Guo Zi Qiang Robin" w:date="2026-10-08T12:00:00Z"/>
              </w:rPr>
            </w:pPr>
          </w:p>
        </w:tc>
        <w:tc>
          <w:tcPr>
            <w:tcW w:w="800" w:type="dxa"/>
            <w:vAlign w:val="center"/>
          </w:tcPr>
          <w:p w14:paraId="26BD39C8" w14:textId="77777777" w:rsidR="00047E94" w:rsidRPr="009837C3" w:rsidRDefault="00047E94">
            <w:pPr>
              <w:pStyle w:val="BodyText"/>
              <w:spacing w:before="20" w:after="20" w:line="240" w:lineRule="auto"/>
              <w:ind w:left="0"/>
              <w:jc w:val="center"/>
              <w:rPr>
                <w:ins w:id="197" w:author="Guo Zi Qiang Robin" w:date="2026-10-08T12:00:00Z"/>
              </w:rPr>
            </w:pPr>
          </w:p>
        </w:tc>
      </w:tr>
      <w:tr w:rsidR="00047E94" w14:paraId="7216F833" w14:textId="77777777">
        <w:trPr>
          <w:ins w:id="198" w:author="Guo Zi Qiang Robin" w:date="2026-10-08T12:00:00Z"/>
        </w:trPr>
        <w:tc>
          <w:tcPr>
            <w:tcW w:w="3426" w:type="dxa"/>
            <w:vAlign w:val="center"/>
          </w:tcPr>
          <w:p w14:paraId="786CF139" w14:textId="77777777" w:rsidR="00047E94" w:rsidRPr="009837C3" w:rsidRDefault="006D67DC">
            <w:pPr>
              <w:pStyle w:val="BodyText"/>
              <w:spacing w:before="20" w:after="20" w:line="240" w:lineRule="auto"/>
              <w:ind w:left="0"/>
              <w:jc w:val="left"/>
              <w:rPr>
                <w:ins w:id="199" w:author="Guo Zi Qiang Robin" w:date="2026-10-08T12:00:00Z"/>
              </w:rPr>
            </w:pPr>
            <w:ins w:id="200" w:author="Guo Zi Qiang Robin" w:date="2026-10-08T12:00:00Z">
              <w:r w:rsidRPr="009837C3">
                <w:rPr>
                  <w:sz w:val="18"/>
                  <w:szCs w:val="18"/>
                </w:rPr>
                <w:t>Buffer and iteration (trend detection is a stretch goal)</w:t>
              </w:r>
            </w:ins>
          </w:p>
        </w:tc>
        <w:tc>
          <w:tcPr>
            <w:tcW w:w="800" w:type="dxa"/>
            <w:vAlign w:val="center"/>
          </w:tcPr>
          <w:p w14:paraId="066EFD17" w14:textId="77777777" w:rsidR="00047E94" w:rsidRPr="009837C3" w:rsidRDefault="00047E94">
            <w:pPr>
              <w:pStyle w:val="BodyText"/>
              <w:spacing w:before="20" w:after="20" w:line="240" w:lineRule="auto"/>
              <w:ind w:left="0"/>
              <w:jc w:val="center"/>
              <w:rPr>
                <w:ins w:id="201" w:author="Guo Zi Qiang Robin" w:date="2026-10-08T12:00:00Z"/>
              </w:rPr>
            </w:pPr>
          </w:p>
        </w:tc>
        <w:tc>
          <w:tcPr>
            <w:tcW w:w="800" w:type="dxa"/>
            <w:vAlign w:val="center"/>
          </w:tcPr>
          <w:p w14:paraId="6AF005B0" w14:textId="77777777" w:rsidR="00047E94" w:rsidRPr="009837C3" w:rsidRDefault="00047E94">
            <w:pPr>
              <w:pStyle w:val="BodyText"/>
              <w:spacing w:before="20" w:after="20" w:line="240" w:lineRule="auto"/>
              <w:ind w:left="0"/>
              <w:jc w:val="center"/>
              <w:rPr>
                <w:ins w:id="202" w:author="Guo Zi Qiang Robin" w:date="2026-10-08T12:00:00Z"/>
              </w:rPr>
            </w:pPr>
          </w:p>
        </w:tc>
        <w:tc>
          <w:tcPr>
            <w:tcW w:w="800" w:type="dxa"/>
            <w:vAlign w:val="center"/>
          </w:tcPr>
          <w:p w14:paraId="151722D5" w14:textId="77777777" w:rsidR="00047E94" w:rsidRPr="009837C3" w:rsidRDefault="00047E94">
            <w:pPr>
              <w:pStyle w:val="BodyText"/>
              <w:spacing w:before="20" w:after="20" w:line="240" w:lineRule="auto"/>
              <w:ind w:left="0"/>
              <w:jc w:val="center"/>
              <w:rPr>
                <w:ins w:id="203" w:author="Guo Zi Qiang Robin" w:date="2026-10-08T12:00:00Z"/>
              </w:rPr>
            </w:pPr>
          </w:p>
        </w:tc>
        <w:tc>
          <w:tcPr>
            <w:tcW w:w="800" w:type="dxa"/>
            <w:vAlign w:val="center"/>
          </w:tcPr>
          <w:p w14:paraId="339FFC74" w14:textId="77777777" w:rsidR="00047E94" w:rsidRPr="009837C3" w:rsidRDefault="00047E94">
            <w:pPr>
              <w:pStyle w:val="BodyText"/>
              <w:spacing w:before="20" w:after="20" w:line="240" w:lineRule="auto"/>
              <w:ind w:left="0"/>
              <w:jc w:val="center"/>
              <w:rPr>
                <w:ins w:id="204" w:author="Guo Zi Qiang Robin" w:date="2026-10-08T12:00:00Z"/>
              </w:rPr>
            </w:pPr>
          </w:p>
        </w:tc>
        <w:tc>
          <w:tcPr>
            <w:tcW w:w="800" w:type="dxa"/>
            <w:vAlign w:val="center"/>
          </w:tcPr>
          <w:p w14:paraId="1BA4B506" w14:textId="77777777" w:rsidR="00047E94" w:rsidRPr="009837C3" w:rsidRDefault="00047E94">
            <w:pPr>
              <w:pStyle w:val="BodyText"/>
              <w:spacing w:before="20" w:after="20" w:line="240" w:lineRule="auto"/>
              <w:ind w:left="0"/>
              <w:jc w:val="center"/>
              <w:rPr>
                <w:ins w:id="205" w:author="Guo Zi Qiang Robin" w:date="2026-10-08T12:00:00Z"/>
              </w:rPr>
            </w:pPr>
          </w:p>
        </w:tc>
        <w:tc>
          <w:tcPr>
            <w:tcW w:w="800" w:type="dxa"/>
            <w:shd w:val="clear" w:color="auto" w:fill="BFBFBF"/>
            <w:vAlign w:val="center"/>
          </w:tcPr>
          <w:p w14:paraId="18C17A94" w14:textId="77777777" w:rsidR="00047E94" w:rsidRPr="009837C3" w:rsidRDefault="006D67DC">
            <w:pPr>
              <w:pStyle w:val="BodyText"/>
              <w:spacing w:before="20" w:after="20" w:line="240" w:lineRule="auto"/>
              <w:ind w:left="0"/>
              <w:jc w:val="center"/>
              <w:rPr>
                <w:ins w:id="206" w:author="Guo Zi Qiang Robin" w:date="2026-10-08T12:00:00Z"/>
              </w:rPr>
            </w:pPr>
            <w:ins w:id="207" w:author="Guo Zi Qiang Robin" w:date="2026-10-08T12:00:00Z">
              <w:r w:rsidRPr="009837C3">
                <w:rPr>
                  <w:sz w:val="18"/>
                  <w:szCs w:val="18"/>
                </w:rPr>
                <w:t>X</w:t>
              </w:r>
            </w:ins>
          </w:p>
        </w:tc>
        <w:tc>
          <w:tcPr>
            <w:tcW w:w="800" w:type="dxa"/>
            <w:vAlign w:val="center"/>
          </w:tcPr>
          <w:p w14:paraId="5188399C" w14:textId="77777777" w:rsidR="00047E94" w:rsidRPr="009837C3" w:rsidRDefault="00047E94">
            <w:pPr>
              <w:pStyle w:val="BodyText"/>
              <w:spacing w:before="20" w:after="20" w:line="240" w:lineRule="auto"/>
              <w:ind w:left="0"/>
              <w:jc w:val="center"/>
              <w:rPr>
                <w:ins w:id="208" w:author="Guo Zi Qiang Robin" w:date="2026-10-08T12:00:00Z"/>
              </w:rPr>
            </w:pPr>
          </w:p>
        </w:tc>
      </w:tr>
    </w:tbl>
    <w:p w14:paraId="763CB742" w14:textId="77777777" w:rsidR="00047E94" w:rsidRDefault="00047E94">
      <w:pPr>
        <w:pStyle w:val="BodyText"/>
        <w:rPr>
          <w:ins w:id="209" w:author="Guo Zi Qiang Robin" w:date="2026-10-08T12:00:00Z"/>
        </w:rPr>
      </w:pPr>
    </w:p>
    <w:p w14:paraId="124F4D33" w14:textId="77777777" w:rsidR="00047E94" w:rsidRDefault="006D67DC">
      <w:pPr>
        <w:pStyle w:val="BodyText"/>
        <w:rPr>
          <w:ins w:id="210" w:author="Guo Zi Qiang Robin" w:date="2026-10-08T12:00:00Z"/>
        </w:rPr>
      </w:pPr>
      <w:ins w:id="211" w:author="Guo Zi Qiang Robin" w:date="2026-10-08T12:00:00Z">
        <w:r>
          <w:br w:type="page"/>
        </w:r>
      </w:ins>
    </w:p>
    <w:p w14:paraId="56BCD81A" w14:textId="3906C0CA" w:rsidR="00047E94" w:rsidRDefault="009837C3">
      <w:pPr>
        <w:pStyle w:val="BodyText"/>
        <w:rPr>
          <w:ins w:id="212" w:author="Guo Zi Qiang Robin" w:date="2026-10-08T12:00:00Z"/>
        </w:rPr>
      </w:pPr>
      <w:r w:rsidRPr="009837C3">
        <w:rPr>
          <w:rFonts w:eastAsia="Arial" w:cstheme="minorBidi"/>
          <w:b/>
          <w:bCs/>
          <w:color w:val="auto"/>
          <w:spacing w:val="0"/>
          <w:sz w:val="26"/>
          <w:szCs w:val="26"/>
          <w:lang w:eastAsia="en-US"/>
        </w:rPr>
        <w:lastRenderedPageBreak/>
        <w:t>Annex B: Figures</w:t>
      </w:r>
    </w:p>
    <w:p w14:paraId="25BB40BA" w14:textId="77777777" w:rsidR="00047E94" w:rsidRDefault="006D67DC">
      <w:pPr>
        <w:pStyle w:val="BodyText"/>
        <w:ind w:left="0"/>
        <w:jc w:val="center"/>
        <w:rPr>
          <w:ins w:id="213" w:author="Guo Zi Qiang Robin" w:date="2026-10-08T12:00:00Z"/>
        </w:rPr>
      </w:pPr>
      <w:ins w:id="214" w:author="Guo Zi Qiang Robin" w:date="2026-10-08T12:00:00Z">
        <w:r>
          <w:rPr>
            <w:noProof/>
          </w:rPr>
          <w:drawing>
            <wp:inline distT="0" distB="0" distL="0" distR="0" wp14:anchorId="19301113" wp14:editId="640BD1A7">
              <wp:extent cx="5580000" cy="2310848"/>
              <wp:effectExtent l="0" t="0" r="0" b="0"/>
              <wp:docPr id="101" name="Figure 1" descr="Diagram of the five places a guardrail check can sit around an AI chatbot: input, conversation rules, retrieval, action and outpu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Figure 1.png"/>
                      <pic:cNvPicPr/>
                    </pic:nvPicPr>
                    <pic:blipFill>
                      <a:blip r:embed="rId1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580000" cy="231084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1BAEECE6" w14:textId="46EE01F2" w:rsidR="00047E94" w:rsidRDefault="009837C3">
      <w:pPr>
        <w:pStyle w:val="Caption"/>
        <w:rPr>
          <w:ins w:id="215" w:author="Guo Zi Qiang Robin" w:date="2026-10-08T12:00:00Z"/>
        </w:rPr>
      </w:pPr>
      <w:r w:rsidRPr="009837C3">
        <w:rPr>
          <w:b/>
          <w:i w:val="0"/>
        </w:rPr>
        <w:t>Figure 1. Where a guardrail can sit around an AI chatbot. Input checks inspect what the user types; conversation rules and action checks (dashed boxes) are written by the developer; retrieval checks clean passages from the organisation’s documents; output checks inspect the answer before the user sees it. Tier 1 evaluates the input checks. Adapted from the project’s NeMo Guardrails explainer</w:t>
      </w:r>
    </w:p>
    <w:p w14:paraId="20C2F86B" w14:textId="77777777" w:rsidR="00047E94" w:rsidRDefault="00047E94">
      <w:pPr>
        <w:pStyle w:val="BodyText"/>
        <w:rPr>
          <w:ins w:id="216" w:author="Guo Zi Qiang Robin" w:date="2026-10-08T12:00:00Z"/>
        </w:rPr>
      </w:pPr>
    </w:p>
    <w:p w14:paraId="72C0D192" w14:textId="77777777" w:rsidR="00047E94" w:rsidRDefault="006D67DC">
      <w:pPr>
        <w:pStyle w:val="BodyText"/>
        <w:ind w:left="0"/>
        <w:jc w:val="center"/>
        <w:rPr>
          <w:ins w:id="217" w:author="Guo Zi Qiang Robin" w:date="2026-10-08T12:00:00Z"/>
        </w:rPr>
      </w:pPr>
      <w:ins w:id="218" w:author="Guo Zi Qiang Robin" w:date="2026-10-08T12:00:00Z">
        <w:r>
          <w:rPr>
            <w:noProof/>
          </w:rPr>
          <w:drawing>
            <wp:inline distT="0" distB="0" distL="0" distR="0" wp14:anchorId="3476E602" wp14:editId="5062BB9C">
              <wp:extent cx="5580000" cy="1590789"/>
              <wp:effectExtent l="0" t="0" r="0" b="0"/>
              <wp:docPr id="102" name="Figure 2" descr="Diagram of the Beacon daily pipeline in six steps: collect, filter, merge, rate and map, publish, deliver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Figure 2.png"/>
                      <pic:cNvPicPr/>
                    </pic:nvPicPr>
                    <pic:blipFill>
                      <a:blip r:embed="rId1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580000" cy="159078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6A34D0C9" w14:textId="4F2FC95F" w:rsidR="00047E94" w:rsidRDefault="009837C3">
      <w:pPr>
        <w:pStyle w:val="Caption"/>
        <w:rPr>
          <w:ins w:id="219" w:author="Guo Zi Qiang Robin" w:date="2026-10-08T12:00:00Z"/>
        </w:rPr>
      </w:pPr>
      <w:r w:rsidRPr="009837C3">
        <w:rPr>
          <w:b/>
          <w:i w:val="0"/>
        </w:rPr>
        <w:t>Figure 2. The Beacon daily pipeline in six steps: collect, filter, merge, rate and map, publish, deliver. Every judgement is recorded with its evidence</w:t>
      </w:r>
    </w:p>
    <w:p w14:paraId="073AADE0" w14:textId="77777777" w:rsidR="00047E94" w:rsidRDefault="00047E94">
      <w:pPr>
        <w:pStyle w:val="BodyText"/>
        <w:rPr>
          <w:ins w:id="220" w:author="Guo Zi Qiang Robin" w:date="2026-10-08T12:00:00Z"/>
        </w:rPr>
      </w:pPr>
    </w:p>
    <w:p w14:paraId="712D31B4" w14:textId="77777777" w:rsidR="00047E94" w:rsidRDefault="006D67DC">
      <w:pPr>
        <w:pStyle w:val="BodyText"/>
        <w:rPr>
          <w:ins w:id="221" w:author="Guo Zi Qiang Robin" w:date="2026-10-08T12:00:00Z"/>
        </w:rPr>
      </w:pPr>
      <w:ins w:id="222" w:author="Guo Zi Qiang Robin" w:date="2026-10-08T12:00:00Z">
        <w:r>
          <w:br w:type="page"/>
        </w:r>
      </w:ins>
    </w:p>
    <w:p w14:paraId="5FA7E044" w14:textId="77777777" w:rsidR="009837C3" w:rsidRPr="009837C3" w:rsidRDefault="009837C3" w:rsidP="009837C3">
      <w:pPr>
        <w:pStyle w:val="BodyText"/>
        <w:rPr>
          <w:rFonts w:eastAsia="Arial" w:cstheme="minorBidi"/>
          <w:b/>
          <w:bCs/>
          <w:color w:val="auto"/>
          <w:spacing w:val="0"/>
          <w:lang w:eastAsia="en-US"/>
        </w:rPr>
      </w:pPr>
      <w:r w:rsidRPr="009837C3">
        <w:rPr>
          <w:rFonts w:eastAsia="Arial" w:cstheme="minorBidi"/>
          <w:b/>
          <w:bCs/>
          <w:color w:val="auto"/>
          <w:spacing w:val="0"/>
          <w:lang w:eastAsia="en-US"/>
        </w:rPr>
        <w:lastRenderedPageBreak/>
        <w:t>Annex C: Glossary</w:t>
      </w:r>
    </w:p>
    <w:p w14:paraId="46536B84" w14:textId="77777777" w:rsidR="009837C3" w:rsidRPr="009837C3" w:rsidRDefault="009837C3" w:rsidP="009837C3">
      <w:pPr>
        <w:pStyle w:val="BodyText"/>
        <w:rPr>
          <w:rFonts w:eastAsia="Arial" w:cstheme="minorBidi"/>
          <w:b/>
          <w:bCs/>
          <w:color w:val="auto"/>
          <w:spacing w:val="0"/>
          <w:lang w:eastAsia="en-US"/>
        </w:rPr>
      </w:pPr>
    </w:p>
    <w:p w14:paraId="0811068A" w14:textId="18BA8687" w:rsidR="00047E94" w:rsidRPr="009837C3" w:rsidRDefault="009837C3" w:rsidP="009837C3">
      <w:pPr>
        <w:pStyle w:val="BodyText"/>
        <w:ind w:left="0"/>
        <w:jc w:val="left"/>
        <w:rPr>
          <w:ins w:id="223" w:author="Guo Zi Qiang Robin" w:date="2026-10-08T12:00:00Z"/>
        </w:rPr>
      </w:pPr>
      <w:r w:rsidRPr="009837C3">
        <w:rPr>
          <w:rFonts w:eastAsia="Arial" w:cstheme="minorBidi"/>
          <w:color w:val="auto"/>
          <w:spacing w:val="0"/>
          <w:lang w:eastAsia="en-US"/>
        </w:rPr>
        <w:t>Acronyms and terms used in this form, in alphabetical order.</w:t>
      </w:r>
    </w:p>
    <w:p w14:paraId="10349E39" w14:textId="77777777" w:rsidR="00047E94" w:rsidRDefault="00047E94">
      <w:pPr>
        <w:pStyle w:val="BodyText"/>
        <w:rPr>
          <w:ins w:id="224" w:author="Guo Zi Qiang Robin" w:date="2026-10-08T12:00:00Z"/>
        </w:rPr>
      </w:pPr>
    </w:p>
    <w:tbl>
      <w:tblPr>
        <w:tblStyle w:val="TableGrid"/>
        <w:tblW w:w="9026" w:type="dxa"/>
        <w:tblLayout w:type="fixed"/>
        <w:tblLook w:val="04A0" w:firstRow="1" w:lastRow="0" w:firstColumn="1" w:lastColumn="0" w:noHBand="0" w:noVBand="1"/>
      </w:tblPr>
      <w:tblGrid>
        <w:gridCol w:w="2600"/>
        <w:gridCol w:w="6426"/>
      </w:tblGrid>
      <w:tr w:rsidR="00047E94" w14:paraId="681B012F" w14:textId="77777777">
        <w:trPr>
          <w:tblHeader/>
          <w:ins w:id="225" w:author="Guo Zi Qiang Robin" w:date="2026-10-08T12:00:00Z"/>
        </w:trPr>
        <w:tc>
          <w:tcPr>
            <w:tcW w:w="2600" w:type="dxa"/>
            <w:shd w:val="clear" w:color="auto" w:fill="D9D9D9"/>
            <w:vAlign w:val="center"/>
          </w:tcPr>
          <w:p w14:paraId="4DA6AC20" w14:textId="77777777" w:rsidR="00047E94" w:rsidRDefault="006D67DC">
            <w:pPr>
              <w:pStyle w:val="BodyText"/>
              <w:spacing w:before="20" w:after="20" w:line="240" w:lineRule="auto"/>
              <w:ind w:left="0"/>
              <w:jc w:val="left"/>
              <w:rPr>
                <w:ins w:id="226" w:author="Guo Zi Qiang Robin" w:date="2026-10-08T12:00:00Z"/>
              </w:rPr>
            </w:pPr>
            <w:ins w:id="227" w:author="Guo Zi Qiang Robin" w:date="2026-10-08T12:00:00Z">
              <w:r>
                <w:rPr>
                  <w:b/>
                </w:rPr>
                <w:t>Term</w:t>
              </w:r>
            </w:ins>
          </w:p>
        </w:tc>
        <w:tc>
          <w:tcPr>
            <w:tcW w:w="6426" w:type="dxa"/>
            <w:shd w:val="clear" w:color="auto" w:fill="D9D9D9"/>
            <w:vAlign w:val="center"/>
          </w:tcPr>
          <w:p w14:paraId="0E26230A" w14:textId="77777777" w:rsidR="00047E94" w:rsidRDefault="006D67DC">
            <w:pPr>
              <w:pStyle w:val="BodyText"/>
              <w:spacing w:before="20" w:after="20" w:line="240" w:lineRule="auto"/>
              <w:ind w:left="0"/>
              <w:jc w:val="left"/>
              <w:rPr>
                <w:ins w:id="228" w:author="Guo Zi Qiang Robin" w:date="2026-10-08T12:00:00Z"/>
              </w:rPr>
            </w:pPr>
            <w:ins w:id="229" w:author="Guo Zi Qiang Robin" w:date="2026-10-08T12:00:00Z">
              <w:r>
                <w:rPr>
                  <w:b/>
                </w:rPr>
                <w:t>Plain definition</w:t>
              </w:r>
            </w:ins>
          </w:p>
        </w:tc>
      </w:tr>
      <w:tr w:rsidR="00047E94" w14:paraId="227E2CAD" w14:textId="77777777">
        <w:trPr>
          <w:ins w:id="230" w:author="Guo Zi Qiang Robin" w:date="2026-10-08T12:00:00Z"/>
        </w:trPr>
        <w:tc>
          <w:tcPr>
            <w:tcW w:w="2600" w:type="dxa"/>
            <w:vAlign w:val="center"/>
          </w:tcPr>
          <w:p w14:paraId="6F095E02" w14:textId="77777777" w:rsidR="00047E94" w:rsidRDefault="006D67DC">
            <w:pPr>
              <w:pStyle w:val="BodyText"/>
              <w:spacing w:before="20" w:after="20" w:line="240" w:lineRule="auto"/>
              <w:ind w:left="0"/>
              <w:jc w:val="left"/>
              <w:rPr>
                <w:ins w:id="231" w:author="Guo Zi Qiang Robin" w:date="2026-10-08T12:00:00Z"/>
              </w:rPr>
            </w:pPr>
            <w:ins w:id="232" w:author="Guo Zi Qiang Robin" w:date="2026-10-08T12:00:00Z">
              <w:r>
                <w:rPr>
                  <w:b/>
                </w:rPr>
                <w:t>Ablation</w:t>
              </w:r>
            </w:ins>
          </w:p>
        </w:tc>
        <w:tc>
          <w:tcPr>
            <w:tcW w:w="6426" w:type="dxa"/>
            <w:vAlign w:val="center"/>
          </w:tcPr>
          <w:p w14:paraId="55686F2E" w14:textId="77777777" w:rsidR="00047E94" w:rsidRDefault="006D67DC">
            <w:pPr>
              <w:pStyle w:val="BodyText"/>
              <w:spacing w:before="20" w:after="20" w:line="240" w:lineRule="auto"/>
              <w:ind w:left="0"/>
              <w:jc w:val="left"/>
              <w:rPr>
                <w:ins w:id="233" w:author="Guo Zi Qiang Robin" w:date="2026-10-08T12:00:00Z"/>
              </w:rPr>
            </w:pPr>
            <w:ins w:id="234" w:author="Guo Zi Qiang Robin" w:date="2026-10-08T12:00:00Z">
              <w:r>
                <w:t>Changing one guardrail or setting at a time while holding everything else fixed, to measure its individual effect.</w:t>
              </w:r>
            </w:ins>
          </w:p>
        </w:tc>
      </w:tr>
      <w:tr w:rsidR="00047E94" w14:paraId="3D7A24C2" w14:textId="77777777">
        <w:trPr>
          <w:ins w:id="235" w:author="Guo Zi Qiang Robin" w:date="2026-10-08T12:00:00Z"/>
        </w:trPr>
        <w:tc>
          <w:tcPr>
            <w:tcW w:w="2600" w:type="dxa"/>
            <w:vAlign w:val="center"/>
          </w:tcPr>
          <w:p w14:paraId="5D84B114" w14:textId="77777777" w:rsidR="00047E94" w:rsidRDefault="006D67DC">
            <w:pPr>
              <w:pStyle w:val="BodyText"/>
              <w:spacing w:before="20" w:after="20" w:line="240" w:lineRule="auto"/>
              <w:ind w:left="0"/>
              <w:jc w:val="left"/>
              <w:rPr>
                <w:ins w:id="236" w:author="Guo Zi Qiang Robin" w:date="2026-10-08T12:00:00Z"/>
              </w:rPr>
            </w:pPr>
            <w:ins w:id="237" w:author="Guo Zi Qiang Robin" w:date="2026-10-08T12:00:00Z">
              <w:r>
                <w:rPr>
                  <w:b/>
                </w:rPr>
                <w:t>AI</w:t>
              </w:r>
            </w:ins>
          </w:p>
        </w:tc>
        <w:tc>
          <w:tcPr>
            <w:tcW w:w="6426" w:type="dxa"/>
            <w:vAlign w:val="center"/>
          </w:tcPr>
          <w:p w14:paraId="468A2A00" w14:textId="77777777" w:rsidR="00047E94" w:rsidRDefault="006D67DC">
            <w:pPr>
              <w:pStyle w:val="BodyText"/>
              <w:spacing w:before="20" w:after="20" w:line="240" w:lineRule="auto"/>
              <w:ind w:left="0"/>
              <w:jc w:val="left"/>
              <w:rPr>
                <w:ins w:id="238" w:author="Guo Zi Qiang Robin" w:date="2026-10-08T12:00:00Z"/>
              </w:rPr>
            </w:pPr>
            <w:ins w:id="239" w:author="Guo Zi Qiang Robin" w:date="2026-10-08T12:00:00Z">
              <w:r>
                <w:t>Artificial intelligence.</w:t>
              </w:r>
            </w:ins>
          </w:p>
        </w:tc>
      </w:tr>
      <w:tr w:rsidR="00047E94" w14:paraId="7DFE06ED" w14:textId="77777777">
        <w:trPr>
          <w:ins w:id="240" w:author="Guo Zi Qiang Robin" w:date="2026-10-08T12:00:00Z"/>
        </w:trPr>
        <w:tc>
          <w:tcPr>
            <w:tcW w:w="2600" w:type="dxa"/>
            <w:vAlign w:val="center"/>
          </w:tcPr>
          <w:p w14:paraId="11E0E964" w14:textId="77777777" w:rsidR="00047E94" w:rsidRDefault="006D67DC">
            <w:pPr>
              <w:pStyle w:val="BodyText"/>
              <w:spacing w:before="20" w:after="20" w:line="240" w:lineRule="auto"/>
              <w:ind w:left="0"/>
              <w:jc w:val="left"/>
              <w:rPr>
                <w:ins w:id="241" w:author="Guo Zi Qiang Robin" w:date="2026-10-08T12:00:00Z"/>
              </w:rPr>
            </w:pPr>
            <w:ins w:id="242" w:author="Guo Zi Qiang Robin" w:date="2026-10-08T12:00:00Z">
              <w:r>
                <w:rPr>
                  <w:b/>
                </w:rPr>
                <w:t>API</w:t>
              </w:r>
            </w:ins>
          </w:p>
        </w:tc>
        <w:tc>
          <w:tcPr>
            <w:tcW w:w="6426" w:type="dxa"/>
            <w:vAlign w:val="center"/>
          </w:tcPr>
          <w:p w14:paraId="7C665CAB" w14:textId="77777777" w:rsidR="00047E94" w:rsidRDefault="006D67DC">
            <w:pPr>
              <w:pStyle w:val="BodyText"/>
              <w:spacing w:before="20" w:after="20" w:line="240" w:lineRule="auto"/>
              <w:ind w:left="0"/>
              <w:jc w:val="left"/>
              <w:rPr>
                <w:ins w:id="243" w:author="Guo Zi Qiang Robin" w:date="2026-10-08T12:00:00Z"/>
              </w:rPr>
            </w:pPr>
            <w:ins w:id="244" w:author="Guo Zi Qiang Robin" w:date="2026-10-08T12:00:00Z">
              <w:r>
                <w:t>Application programming interface.</w:t>
              </w:r>
            </w:ins>
          </w:p>
        </w:tc>
      </w:tr>
      <w:tr w:rsidR="00047E94" w14:paraId="53000C62" w14:textId="77777777">
        <w:trPr>
          <w:ins w:id="245" w:author="Guo Zi Qiang Robin" w:date="2026-10-08T12:00:00Z"/>
        </w:trPr>
        <w:tc>
          <w:tcPr>
            <w:tcW w:w="2600" w:type="dxa"/>
            <w:vAlign w:val="center"/>
          </w:tcPr>
          <w:p w14:paraId="155CA737" w14:textId="77777777" w:rsidR="00047E94" w:rsidRDefault="006D67DC">
            <w:pPr>
              <w:pStyle w:val="BodyText"/>
              <w:spacing w:before="20" w:after="20" w:line="240" w:lineRule="auto"/>
              <w:ind w:left="0"/>
              <w:jc w:val="left"/>
              <w:rPr>
                <w:ins w:id="246" w:author="Guo Zi Qiang Robin" w:date="2026-10-08T12:00:00Z"/>
              </w:rPr>
            </w:pPr>
            <w:ins w:id="247" w:author="Guo Zi Qiang Robin" w:date="2026-10-08T12:00:00Z">
              <w:r>
                <w:rPr>
                  <w:b/>
                </w:rPr>
                <w:t>ATLAS</w:t>
              </w:r>
            </w:ins>
          </w:p>
        </w:tc>
        <w:tc>
          <w:tcPr>
            <w:tcW w:w="6426" w:type="dxa"/>
            <w:vAlign w:val="center"/>
          </w:tcPr>
          <w:p w14:paraId="1E8798DD" w14:textId="77777777" w:rsidR="00047E94" w:rsidRDefault="006D67DC">
            <w:pPr>
              <w:pStyle w:val="BodyText"/>
              <w:spacing w:before="20" w:after="20" w:line="240" w:lineRule="auto"/>
              <w:ind w:left="0"/>
              <w:jc w:val="left"/>
              <w:rPr>
                <w:ins w:id="248" w:author="Guo Zi Qiang Robin" w:date="2026-10-08T12:00:00Z"/>
              </w:rPr>
            </w:pPr>
            <w:ins w:id="249" w:author="Guo Zi Qiang Robin" w:date="2026-10-08T12:00:00Z">
              <w:r>
                <w:t>MITRE Adversarial Threat Landscape for Artificial-Intelligence Systems: a public knowledge base of attacker tactics and techniques against AI systems.</w:t>
              </w:r>
            </w:ins>
          </w:p>
        </w:tc>
      </w:tr>
      <w:tr w:rsidR="00047E94" w14:paraId="1FF5BB82" w14:textId="77777777">
        <w:trPr>
          <w:ins w:id="250" w:author="Guo Zi Qiang Robin" w:date="2026-10-08T12:00:00Z"/>
        </w:trPr>
        <w:tc>
          <w:tcPr>
            <w:tcW w:w="2600" w:type="dxa"/>
            <w:vAlign w:val="center"/>
          </w:tcPr>
          <w:p w14:paraId="43E7EAFC" w14:textId="77777777" w:rsidR="00047E94" w:rsidRDefault="006D67DC">
            <w:pPr>
              <w:pStyle w:val="BodyText"/>
              <w:spacing w:before="20" w:after="20" w:line="240" w:lineRule="auto"/>
              <w:ind w:left="0"/>
              <w:jc w:val="left"/>
              <w:rPr>
                <w:ins w:id="251" w:author="Guo Zi Qiang Robin" w:date="2026-10-08T12:00:00Z"/>
              </w:rPr>
            </w:pPr>
            <w:ins w:id="252" w:author="Guo Zi Qiang Robin" w:date="2026-10-08T12:00:00Z">
              <w:r>
                <w:rPr>
                  <w:b/>
                </w:rPr>
                <w:t>ATT&amp;CK</w:t>
              </w:r>
            </w:ins>
          </w:p>
        </w:tc>
        <w:tc>
          <w:tcPr>
            <w:tcW w:w="6426" w:type="dxa"/>
            <w:vAlign w:val="center"/>
          </w:tcPr>
          <w:p w14:paraId="332EA827" w14:textId="77777777" w:rsidR="00047E94" w:rsidRDefault="006D67DC">
            <w:pPr>
              <w:pStyle w:val="BodyText"/>
              <w:spacing w:before="20" w:after="20" w:line="240" w:lineRule="auto"/>
              <w:ind w:left="0"/>
              <w:jc w:val="left"/>
              <w:rPr>
                <w:ins w:id="253" w:author="Guo Zi Qiang Robin" w:date="2026-10-08T12:00:00Z"/>
              </w:rPr>
            </w:pPr>
            <w:ins w:id="254" w:author="Guo Zi Qiang Robin" w:date="2026-10-08T12:00:00Z">
              <w:r>
                <w:t>MITRE Adversarial Tactics, Techniques, and Common Knowledge: a public knowledge base of real-world attacker tactics and techniques.</w:t>
              </w:r>
            </w:ins>
          </w:p>
        </w:tc>
      </w:tr>
      <w:tr w:rsidR="00047E94" w14:paraId="18E7B1B2" w14:textId="77777777">
        <w:trPr>
          <w:ins w:id="255" w:author="Guo Zi Qiang Robin" w:date="2026-10-08T12:00:00Z"/>
        </w:trPr>
        <w:tc>
          <w:tcPr>
            <w:tcW w:w="2600" w:type="dxa"/>
            <w:vAlign w:val="center"/>
          </w:tcPr>
          <w:p w14:paraId="31272DD0" w14:textId="77777777" w:rsidR="00047E94" w:rsidRDefault="006D67DC">
            <w:pPr>
              <w:pStyle w:val="BodyText"/>
              <w:spacing w:before="20" w:after="20" w:line="240" w:lineRule="auto"/>
              <w:ind w:left="0"/>
              <w:jc w:val="left"/>
              <w:rPr>
                <w:ins w:id="256" w:author="Guo Zi Qiang Robin" w:date="2026-10-08T12:00:00Z"/>
              </w:rPr>
            </w:pPr>
            <w:ins w:id="257" w:author="Guo Zi Qiang Robin" w:date="2026-10-08T12:00:00Z">
              <w:r>
                <w:rPr>
                  <w:b/>
                </w:rPr>
                <w:t>Briefing</w:t>
              </w:r>
            </w:ins>
          </w:p>
        </w:tc>
        <w:tc>
          <w:tcPr>
            <w:tcW w:w="6426" w:type="dxa"/>
            <w:vAlign w:val="center"/>
          </w:tcPr>
          <w:p w14:paraId="47155842" w14:textId="77777777" w:rsidR="00047E94" w:rsidRDefault="006D67DC">
            <w:pPr>
              <w:pStyle w:val="BodyText"/>
              <w:spacing w:before="20" w:after="20" w:line="240" w:lineRule="auto"/>
              <w:ind w:left="0"/>
              <w:jc w:val="left"/>
              <w:rPr>
                <w:ins w:id="258" w:author="Guo Zi Qiang Robin" w:date="2026-10-08T12:00:00Z"/>
              </w:rPr>
            </w:pPr>
            <w:ins w:id="259" w:author="Guo Zi Qiang Robin" w:date="2026-10-08T12:00:00Z">
              <w:r>
                <w:t>Beacon’s evidence-backed daily digest: a ranked list of the day’s most significant AI-security events, each stating what happened and why it matters.</w:t>
              </w:r>
            </w:ins>
          </w:p>
        </w:tc>
      </w:tr>
      <w:tr w:rsidR="00047E94" w14:paraId="4A9CD588" w14:textId="77777777">
        <w:trPr>
          <w:ins w:id="260" w:author="Guo Zi Qiang Robin" w:date="2026-10-08T12:00:00Z"/>
        </w:trPr>
        <w:tc>
          <w:tcPr>
            <w:tcW w:w="2600" w:type="dxa"/>
            <w:vAlign w:val="center"/>
          </w:tcPr>
          <w:p w14:paraId="0B98CBB7" w14:textId="77777777" w:rsidR="00047E94" w:rsidRDefault="006D67DC">
            <w:pPr>
              <w:pStyle w:val="BodyText"/>
              <w:spacing w:before="20" w:after="20" w:line="240" w:lineRule="auto"/>
              <w:ind w:left="0"/>
              <w:jc w:val="left"/>
              <w:rPr>
                <w:ins w:id="261" w:author="Guo Zi Qiang Robin" w:date="2026-10-08T12:00:00Z"/>
              </w:rPr>
            </w:pPr>
            <w:ins w:id="262" w:author="Guo Zi Qiang Robin" w:date="2026-10-08T12:00:00Z">
              <w:r>
                <w:rPr>
                  <w:b/>
                </w:rPr>
                <w:t>CI/CD</w:t>
              </w:r>
            </w:ins>
          </w:p>
        </w:tc>
        <w:tc>
          <w:tcPr>
            <w:tcW w:w="6426" w:type="dxa"/>
            <w:vAlign w:val="center"/>
          </w:tcPr>
          <w:p w14:paraId="7FCBDAFB" w14:textId="77777777" w:rsidR="00047E94" w:rsidRDefault="006D67DC">
            <w:pPr>
              <w:pStyle w:val="BodyText"/>
              <w:spacing w:before="20" w:after="20" w:line="240" w:lineRule="auto"/>
              <w:ind w:left="0"/>
              <w:jc w:val="left"/>
              <w:rPr>
                <w:ins w:id="263" w:author="Guo Zi Qiang Robin" w:date="2026-10-08T12:00:00Z"/>
              </w:rPr>
            </w:pPr>
            <w:ins w:id="264" w:author="Guo Zi Qiang Robin" w:date="2026-10-08T12:00:00Z">
              <w:r>
                <w:t>Continuous integration and continuous deployment: automated testing and release of software changes.</w:t>
              </w:r>
            </w:ins>
          </w:p>
        </w:tc>
      </w:tr>
      <w:tr w:rsidR="00047E94" w14:paraId="5C93BB0D" w14:textId="77777777">
        <w:trPr>
          <w:ins w:id="265" w:author="Guo Zi Qiang Robin" w:date="2026-10-08T12:00:00Z"/>
        </w:trPr>
        <w:tc>
          <w:tcPr>
            <w:tcW w:w="2600" w:type="dxa"/>
            <w:vAlign w:val="center"/>
          </w:tcPr>
          <w:p w14:paraId="7DB8901A" w14:textId="77777777" w:rsidR="00047E94" w:rsidRDefault="006D67DC">
            <w:pPr>
              <w:pStyle w:val="BodyText"/>
              <w:spacing w:before="20" w:after="20" w:line="240" w:lineRule="auto"/>
              <w:ind w:left="0"/>
              <w:jc w:val="left"/>
              <w:rPr>
                <w:ins w:id="266" w:author="Guo Zi Qiang Robin" w:date="2026-10-08T12:00:00Z"/>
              </w:rPr>
            </w:pPr>
            <w:ins w:id="267" w:author="Guo Zi Qiang Robin" w:date="2026-10-08T12:00:00Z">
              <w:r>
                <w:rPr>
                  <w:b/>
                </w:rPr>
                <w:t>CYAD</w:t>
              </w:r>
            </w:ins>
          </w:p>
        </w:tc>
        <w:tc>
          <w:tcPr>
            <w:tcW w:w="6426" w:type="dxa"/>
            <w:vAlign w:val="center"/>
          </w:tcPr>
          <w:p w14:paraId="2C7D4383" w14:textId="77777777" w:rsidR="00047E94" w:rsidRDefault="006D67DC">
            <w:pPr>
              <w:pStyle w:val="BodyText"/>
              <w:spacing w:before="20" w:after="20" w:line="240" w:lineRule="auto"/>
              <w:ind w:left="0"/>
              <w:jc w:val="left"/>
              <w:rPr>
                <w:ins w:id="268" w:author="Guo Zi Qiang Robin" w:date="2026-10-08T12:00:00Z"/>
              </w:rPr>
            </w:pPr>
            <w:ins w:id="269" w:author="Guo Zi Qiang Robin" w:date="2026-10-08T12:00:00Z">
              <w:r>
                <w:t>Cyber Architecture &amp; Development division, Land Transport Authority.</w:t>
              </w:r>
            </w:ins>
          </w:p>
        </w:tc>
      </w:tr>
      <w:tr w:rsidR="00047E94" w14:paraId="351E887D" w14:textId="77777777">
        <w:trPr>
          <w:ins w:id="270" w:author="Guo Zi Qiang Robin" w:date="2026-10-08T12:00:00Z"/>
        </w:trPr>
        <w:tc>
          <w:tcPr>
            <w:tcW w:w="2600" w:type="dxa"/>
            <w:vAlign w:val="center"/>
          </w:tcPr>
          <w:p w14:paraId="2A7BBFFC" w14:textId="77777777" w:rsidR="00047E94" w:rsidRDefault="006D67DC">
            <w:pPr>
              <w:pStyle w:val="BodyText"/>
              <w:spacing w:before="20" w:after="20" w:line="240" w:lineRule="auto"/>
              <w:ind w:left="0"/>
              <w:jc w:val="left"/>
              <w:rPr>
                <w:ins w:id="271" w:author="Guo Zi Qiang Robin" w:date="2026-10-08T12:00:00Z"/>
              </w:rPr>
            </w:pPr>
            <w:ins w:id="272" w:author="Guo Zi Qiang Robin" w:date="2026-10-08T12:00:00Z">
              <w:r>
                <w:rPr>
                  <w:b/>
                </w:rPr>
                <w:t>Evaluation harness</w:t>
              </w:r>
            </w:ins>
          </w:p>
        </w:tc>
        <w:tc>
          <w:tcPr>
            <w:tcW w:w="6426" w:type="dxa"/>
            <w:vAlign w:val="center"/>
          </w:tcPr>
          <w:p w14:paraId="6880ED5A" w14:textId="77777777" w:rsidR="00047E94" w:rsidRDefault="006D67DC">
            <w:pPr>
              <w:pStyle w:val="BodyText"/>
              <w:spacing w:before="20" w:after="20" w:line="240" w:lineRule="auto"/>
              <w:ind w:left="0"/>
              <w:jc w:val="left"/>
              <w:rPr>
                <w:ins w:id="273" w:author="Guo Zi Qiang Robin" w:date="2026-10-08T12:00:00Z"/>
              </w:rPr>
            </w:pPr>
            <w:ins w:id="274" w:author="Guo Zi Qiang Robin" w:date="2026-10-08T12:00:00Z">
              <w:r>
                <w:t>The test program that loads labelled inputs, calls each guardrail and records its verdicts in one common format.</w:t>
              </w:r>
            </w:ins>
          </w:p>
        </w:tc>
      </w:tr>
      <w:tr w:rsidR="00047E94" w14:paraId="4B17C4F2" w14:textId="77777777">
        <w:trPr>
          <w:ins w:id="275" w:author="Guo Zi Qiang Robin" w:date="2026-10-08T12:00:00Z"/>
        </w:trPr>
        <w:tc>
          <w:tcPr>
            <w:tcW w:w="2600" w:type="dxa"/>
            <w:vAlign w:val="center"/>
          </w:tcPr>
          <w:p w14:paraId="6F66E160" w14:textId="77777777" w:rsidR="00047E94" w:rsidRDefault="006D67DC">
            <w:pPr>
              <w:pStyle w:val="BodyText"/>
              <w:spacing w:before="20" w:after="20" w:line="240" w:lineRule="auto"/>
              <w:ind w:left="0"/>
              <w:jc w:val="left"/>
              <w:rPr>
                <w:ins w:id="276" w:author="Guo Zi Qiang Robin" w:date="2026-10-08T12:00:00Z"/>
              </w:rPr>
            </w:pPr>
            <w:ins w:id="277" w:author="Guo Zi Qiang Robin" w:date="2026-10-08T12:00:00Z">
              <w:r>
                <w:rPr>
                  <w:b/>
                </w:rPr>
                <w:t>GovTech</w:t>
              </w:r>
            </w:ins>
          </w:p>
        </w:tc>
        <w:tc>
          <w:tcPr>
            <w:tcW w:w="6426" w:type="dxa"/>
            <w:vAlign w:val="center"/>
          </w:tcPr>
          <w:p w14:paraId="58E10208" w14:textId="77777777" w:rsidR="00047E94" w:rsidRDefault="006D67DC">
            <w:pPr>
              <w:pStyle w:val="BodyText"/>
              <w:spacing w:before="20" w:after="20" w:line="240" w:lineRule="auto"/>
              <w:ind w:left="0"/>
              <w:jc w:val="left"/>
              <w:rPr>
                <w:ins w:id="278" w:author="Guo Zi Qiang Robin" w:date="2026-10-08T12:00:00Z"/>
              </w:rPr>
            </w:pPr>
            <w:ins w:id="279" w:author="Guo Zi Qiang Robin" w:date="2026-10-08T12:00:00Z">
              <w:r>
                <w:t>Government Technology Agency (Singapore).</w:t>
              </w:r>
            </w:ins>
          </w:p>
        </w:tc>
      </w:tr>
      <w:tr w:rsidR="00047E94" w14:paraId="552ED077" w14:textId="77777777">
        <w:trPr>
          <w:ins w:id="280" w:author="Guo Zi Qiang Robin" w:date="2026-10-08T12:00:00Z"/>
        </w:trPr>
        <w:tc>
          <w:tcPr>
            <w:tcW w:w="2600" w:type="dxa"/>
            <w:vAlign w:val="center"/>
          </w:tcPr>
          <w:p w14:paraId="69EB6229" w14:textId="77777777" w:rsidR="00047E94" w:rsidRDefault="006D67DC">
            <w:pPr>
              <w:pStyle w:val="BodyText"/>
              <w:spacing w:before="20" w:after="20" w:line="240" w:lineRule="auto"/>
              <w:ind w:left="0"/>
              <w:jc w:val="left"/>
              <w:rPr>
                <w:ins w:id="281" w:author="Guo Zi Qiang Robin" w:date="2026-10-08T12:00:00Z"/>
              </w:rPr>
            </w:pPr>
            <w:ins w:id="282" w:author="Guo Zi Qiang Robin" w:date="2026-10-08T12:00:00Z">
              <w:r>
                <w:rPr>
                  <w:b/>
                </w:rPr>
                <w:t>GPU</w:t>
              </w:r>
            </w:ins>
          </w:p>
        </w:tc>
        <w:tc>
          <w:tcPr>
            <w:tcW w:w="6426" w:type="dxa"/>
            <w:vAlign w:val="center"/>
          </w:tcPr>
          <w:p w14:paraId="0621AE77" w14:textId="77777777" w:rsidR="00047E94" w:rsidRDefault="006D67DC">
            <w:pPr>
              <w:pStyle w:val="BodyText"/>
              <w:spacing w:before="20" w:after="20" w:line="240" w:lineRule="auto"/>
              <w:ind w:left="0"/>
              <w:jc w:val="left"/>
              <w:rPr>
                <w:ins w:id="283" w:author="Guo Zi Qiang Robin" w:date="2026-10-08T12:00:00Z"/>
              </w:rPr>
            </w:pPr>
            <w:ins w:id="284" w:author="Guo Zi Qiang Robin" w:date="2026-10-08T12:00:00Z">
              <w:r>
                <w:t>Graphics processing unit.</w:t>
              </w:r>
            </w:ins>
          </w:p>
        </w:tc>
      </w:tr>
      <w:tr w:rsidR="00047E94" w14:paraId="3DE99D31" w14:textId="77777777">
        <w:trPr>
          <w:ins w:id="285" w:author="Guo Zi Qiang Robin" w:date="2026-10-08T12:00:00Z"/>
        </w:trPr>
        <w:tc>
          <w:tcPr>
            <w:tcW w:w="2600" w:type="dxa"/>
            <w:vAlign w:val="center"/>
          </w:tcPr>
          <w:p w14:paraId="000038C8" w14:textId="77777777" w:rsidR="00047E94" w:rsidRDefault="006D67DC">
            <w:pPr>
              <w:pStyle w:val="BodyText"/>
              <w:spacing w:before="20" w:after="20" w:line="240" w:lineRule="auto"/>
              <w:ind w:left="0"/>
              <w:jc w:val="left"/>
              <w:rPr>
                <w:ins w:id="286" w:author="Guo Zi Qiang Robin" w:date="2026-10-08T12:00:00Z"/>
              </w:rPr>
            </w:pPr>
            <w:ins w:id="287" w:author="Guo Zi Qiang Robin" w:date="2026-10-08T12:00:00Z">
              <w:r>
                <w:rPr>
                  <w:b/>
                </w:rPr>
                <w:t>Guardrail</w:t>
              </w:r>
            </w:ins>
          </w:p>
        </w:tc>
        <w:tc>
          <w:tcPr>
            <w:tcW w:w="6426" w:type="dxa"/>
            <w:vAlign w:val="center"/>
          </w:tcPr>
          <w:p w14:paraId="238EF214" w14:textId="77777777" w:rsidR="00047E94" w:rsidRDefault="006D67DC">
            <w:pPr>
              <w:pStyle w:val="BodyText"/>
              <w:spacing w:before="20" w:after="20" w:line="240" w:lineRule="auto"/>
              <w:ind w:left="0"/>
              <w:jc w:val="left"/>
              <w:rPr>
                <w:ins w:id="288" w:author="Guo Zi Qiang Robin" w:date="2026-10-08T12:00:00Z"/>
              </w:rPr>
            </w:pPr>
            <w:ins w:id="289" w:author="Guo Zi Qiang Robin" w:date="2026-10-08T12:00:00Z">
              <w:r>
                <w:t>A safety check around an AI chatbot that allows, blocks or flags each message.</w:t>
              </w:r>
            </w:ins>
          </w:p>
        </w:tc>
      </w:tr>
      <w:tr w:rsidR="00047E94" w14:paraId="7D31B868" w14:textId="77777777">
        <w:trPr>
          <w:ins w:id="290" w:author="Guo Zi Qiang Robin" w:date="2026-10-08T12:00:00Z"/>
        </w:trPr>
        <w:tc>
          <w:tcPr>
            <w:tcW w:w="2600" w:type="dxa"/>
            <w:vAlign w:val="center"/>
          </w:tcPr>
          <w:p w14:paraId="464043B5" w14:textId="77777777" w:rsidR="00047E94" w:rsidRDefault="006D67DC">
            <w:pPr>
              <w:pStyle w:val="BodyText"/>
              <w:spacing w:before="20" w:after="20" w:line="240" w:lineRule="auto"/>
              <w:ind w:left="0"/>
              <w:jc w:val="left"/>
              <w:rPr>
                <w:ins w:id="291" w:author="Guo Zi Qiang Robin" w:date="2026-10-08T12:00:00Z"/>
              </w:rPr>
            </w:pPr>
            <w:ins w:id="292" w:author="Guo Zi Qiang Robin" w:date="2026-10-08T12:00:00Z">
              <w:r>
                <w:rPr>
                  <w:b/>
                </w:rPr>
                <w:t>LionGuard 2</w:t>
              </w:r>
            </w:ins>
          </w:p>
        </w:tc>
        <w:tc>
          <w:tcPr>
            <w:tcW w:w="6426" w:type="dxa"/>
            <w:vAlign w:val="center"/>
          </w:tcPr>
          <w:p w14:paraId="2A72479A" w14:textId="77777777" w:rsidR="00047E94" w:rsidRDefault="006D67DC">
            <w:pPr>
              <w:pStyle w:val="BodyText"/>
              <w:spacing w:before="20" w:after="20" w:line="240" w:lineRule="auto"/>
              <w:ind w:left="0"/>
              <w:jc w:val="left"/>
              <w:rPr>
                <w:ins w:id="293" w:author="Guo Zi Qiang Robin" w:date="2026-10-08T12:00:00Z"/>
              </w:rPr>
            </w:pPr>
            <w:ins w:id="294" w:author="Guo Zi Qiang Robin" w:date="2026-10-08T12:00:00Z">
              <w:r>
                <w:t>GovTech’s Singapore-tuned harmful-content classifier, served through Sentinel.</w:t>
              </w:r>
            </w:ins>
          </w:p>
        </w:tc>
      </w:tr>
      <w:tr w:rsidR="00047E94" w14:paraId="49B32E75" w14:textId="77777777">
        <w:trPr>
          <w:ins w:id="295" w:author="Guo Zi Qiang Robin" w:date="2026-10-08T12:00:00Z"/>
        </w:trPr>
        <w:tc>
          <w:tcPr>
            <w:tcW w:w="2600" w:type="dxa"/>
            <w:vAlign w:val="center"/>
          </w:tcPr>
          <w:p w14:paraId="777C6956" w14:textId="77777777" w:rsidR="00047E94" w:rsidRDefault="006D67DC">
            <w:pPr>
              <w:pStyle w:val="BodyText"/>
              <w:spacing w:before="20" w:after="20" w:line="240" w:lineRule="auto"/>
              <w:ind w:left="0"/>
              <w:jc w:val="left"/>
              <w:rPr>
                <w:ins w:id="296" w:author="Guo Zi Qiang Robin" w:date="2026-10-08T12:00:00Z"/>
              </w:rPr>
            </w:pPr>
            <w:ins w:id="297" w:author="Guo Zi Qiang Robin" w:date="2026-10-08T12:00:00Z">
              <w:r>
                <w:rPr>
                  <w:b/>
                </w:rPr>
                <w:t>Litmus</w:t>
              </w:r>
            </w:ins>
          </w:p>
        </w:tc>
        <w:tc>
          <w:tcPr>
            <w:tcW w:w="6426" w:type="dxa"/>
            <w:vAlign w:val="center"/>
          </w:tcPr>
          <w:p w14:paraId="7AE1F64F" w14:textId="77777777" w:rsidR="00047E94" w:rsidRDefault="006D67DC">
            <w:pPr>
              <w:pStyle w:val="BodyText"/>
              <w:spacing w:before="20" w:after="20" w:line="240" w:lineRule="auto"/>
              <w:ind w:left="0"/>
              <w:jc w:val="left"/>
              <w:rPr>
                <w:ins w:id="298" w:author="Guo Zi Qiang Robin" w:date="2026-10-08T12:00:00Z"/>
              </w:rPr>
            </w:pPr>
            <w:ins w:id="299" w:author="Guo Zi Qiang Robin" w:date="2026-10-08T12:00:00Z">
              <w:r>
                <w:t>GovTech’s pre-deployment testing platform for generative AI applications.</w:t>
              </w:r>
            </w:ins>
          </w:p>
        </w:tc>
      </w:tr>
      <w:tr w:rsidR="00047E94" w14:paraId="090A3491" w14:textId="77777777">
        <w:trPr>
          <w:ins w:id="300" w:author="Guo Zi Qiang Robin" w:date="2026-10-08T12:00:00Z"/>
        </w:trPr>
        <w:tc>
          <w:tcPr>
            <w:tcW w:w="2600" w:type="dxa"/>
            <w:vAlign w:val="center"/>
          </w:tcPr>
          <w:p w14:paraId="7A0A1EC9" w14:textId="77777777" w:rsidR="00047E94" w:rsidRDefault="006D67DC">
            <w:pPr>
              <w:pStyle w:val="BodyText"/>
              <w:spacing w:before="20" w:after="20" w:line="240" w:lineRule="auto"/>
              <w:ind w:left="0"/>
              <w:jc w:val="left"/>
              <w:rPr>
                <w:ins w:id="301" w:author="Guo Zi Qiang Robin" w:date="2026-10-08T12:00:00Z"/>
              </w:rPr>
            </w:pPr>
            <w:ins w:id="302" w:author="Guo Zi Qiang Robin" w:date="2026-10-08T12:00:00Z">
              <w:r>
                <w:rPr>
                  <w:b/>
                </w:rPr>
                <w:t>Llama Guard</w:t>
              </w:r>
            </w:ins>
          </w:p>
        </w:tc>
        <w:tc>
          <w:tcPr>
            <w:tcW w:w="6426" w:type="dxa"/>
            <w:vAlign w:val="center"/>
          </w:tcPr>
          <w:p w14:paraId="714BEE84" w14:textId="77777777" w:rsidR="00047E94" w:rsidRDefault="006D67DC">
            <w:pPr>
              <w:pStyle w:val="BodyText"/>
              <w:spacing w:before="20" w:after="20" w:line="240" w:lineRule="auto"/>
              <w:ind w:left="0"/>
              <w:jc w:val="left"/>
              <w:rPr>
                <w:ins w:id="303" w:author="Guo Zi Qiang Robin" w:date="2026-10-08T12:00:00Z"/>
              </w:rPr>
            </w:pPr>
            <w:ins w:id="304" w:author="Guo Zi Qiang Robin" w:date="2026-10-08T12:00:00Z">
              <w:r>
                <w:t>Meta’s openly released safety classifier for chatbot inputs and outputs.</w:t>
              </w:r>
            </w:ins>
          </w:p>
        </w:tc>
      </w:tr>
      <w:tr w:rsidR="00047E94" w14:paraId="67060251" w14:textId="77777777">
        <w:trPr>
          <w:ins w:id="305" w:author="Guo Zi Qiang Robin" w:date="2026-10-08T12:00:00Z"/>
        </w:trPr>
        <w:tc>
          <w:tcPr>
            <w:tcW w:w="2600" w:type="dxa"/>
            <w:vAlign w:val="center"/>
          </w:tcPr>
          <w:p w14:paraId="678F66D4" w14:textId="77777777" w:rsidR="00047E94" w:rsidRDefault="006D67DC">
            <w:pPr>
              <w:pStyle w:val="BodyText"/>
              <w:spacing w:before="20" w:after="20" w:line="240" w:lineRule="auto"/>
              <w:ind w:left="0"/>
              <w:jc w:val="left"/>
              <w:rPr>
                <w:ins w:id="306" w:author="Guo Zi Qiang Robin" w:date="2026-10-08T12:00:00Z"/>
              </w:rPr>
            </w:pPr>
            <w:ins w:id="307" w:author="Guo Zi Qiang Robin" w:date="2026-10-08T12:00:00Z">
              <w:r>
                <w:rPr>
                  <w:b/>
                </w:rPr>
                <w:t>LTA</w:t>
              </w:r>
            </w:ins>
          </w:p>
        </w:tc>
        <w:tc>
          <w:tcPr>
            <w:tcW w:w="6426" w:type="dxa"/>
            <w:vAlign w:val="center"/>
          </w:tcPr>
          <w:p w14:paraId="0368D026" w14:textId="77777777" w:rsidR="00047E94" w:rsidRDefault="006D67DC">
            <w:pPr>
              <w:pStyle w:val="BodyText"/>
              <w:spacing w:before="20" w:after="20" w:line="240" w:lineRule="auto"/>
              <w:ind w:left="0"/>
              <w:jc w:val="left"/>
              <w:rPr>
                <w:ins w:id="308" w:author="Guo Zi Qiang Robin" w:date="2026-10-08T12:00:00Z"/>
              </w:rPr>
            </w:pPr>
            <w:ins w:id="309" w:author="Guo Zi Qiang Robin" w:date="2026-10-08T12:00:00Z">
              <w:r>
                <w:t>Land Transport Authority.</w:t>
              </w:r>
            </w:ins>
          </w:p>
        </w:tc>
      </w:tr>
      <w:tr w:rsidR="00047E94" w14:paraId="4921C95D" w14:textId="77777777">
        <w:trPr>
          <w:ins w:id="310" w:author="Guo Zi Qiang Robin" w:date="2026-10-08T12:00:00Z"/>
        </w:trPr>
        <w:tc>
          <w:tcPr>
            <w:tcW w:w="2600" w:type="dxa"/>
            <w:vAlign w:val="center"/>
          </w:tcPr>
          <w:p w14:paraId="6C93C653" w14:textId="77777777" w:rsidR="00047E94" w:rsidRDefault="006D67DC">
            <w:pPr>
              <w:pStyle w:val="BodyText"/>
              <w:spacing w:before="20" w:after="20" w:line="240" w:lineRule="auto"/>
              <w:ind w:left="0"/>
              <w:jc w:val="left"/>
              <w:rPr>
                <w:ins w:id="311" w:author="Guo Zi Qiang Robin" w:date="2026-10-08T12:00:00Z"/>
              </w:rPr>
            </w:pPr>
            <w:ins w:id="312" w:author="Guo Zi Qiang Robin" w:date="2026-10-08T12:00:00Z">
              <w:r>
                <w:rPr>
                  <w:b/>
                </w:rPr>
                <w:t>NeMo Guardrails</w:t>
              </w:r>
            </w:ins>
          </w:p>
        </w:tc>
        <w:tc>
          <w:tcPr>
            <w:tcW w:w="6426" w:type="dxa"/>
            <w:vAlign w:val="center"/>
          </w:tcPr>
          <w:p w14:paraId="7C2C4361" w14:textId="77777777" w:rsidR="00047E94" w:rsidRDefault="006D67DC">
            <w:pPr>
              <w:pStyle w:val="BodyText"/>
              <w:spacing w:before="20" w:after="20" w:line="240" w:lineRule="auto"/>
              <w:ind w:left="0"/>
              <w:jc w:val="left"/>
              <w:rPr>
                <w:ins w:id="313" w:author="Guo Zi Qiang Robin" w:date="2026-10-08T12:00:00Z"/>
              </w:rPr>
            </w:pPr>
            <w:ins w:id="314" w:author="Guo Zi Qiang Robin" w:date="2026-10-08T12:00:00Z">
              <w:r>
                <w:t>NVIDIA’s open-source toolkit for adding guardrails to chatbot applications.</w:t>
              </w:r>
            </w:ins>
          </w:p>
        </w:tc>
      </w:tr>
      <w:tr w:rsidR="00047E94" w14:paraId="7AC7D13E" w14:textId="77777777">
        <w:trPr>
          <w:ins w:id="315" w:author="Guo Zi Qiang Robin" w:date="2026-10-08T12:00:00Z"/>
        </w:trPr>
        <w:tc>
          <w:tcPr>
            <w:tcW w:w="2600" w:type="dxa"/>
            <w:vAlign w:val="center"/>
          </w:tcPr>
          <w:p w14:paraId="3036C8A2" w14:textId="77777777" w:rsidR="00047E94" w:rsidRDefault="006D67DC">
            <w:pPr>
              <w:pStyle w:val="BodyText"/>
              <w:spacing w:before="20" w:after="20" w:line="240" w:lineRule="auto"/>
              <w:ind w:left="0"/>
              <w:jc w:val="left"/>
              <w:rPr>
                <w:ins w:id="316" w:author="Guo Zi Qiang Robin" w:date="2026-10-08T12:00:00Z"/>
              </w:rPr>
            </w:pPr>
            <w:ins w:id="317" w:author="Guo Zi Qiang Robin" w:date="2026-10-08T12:00:00Z">
              <w:r>
                <w:rPr>
                  <w:b/>
                </w:rPr>
                <w:t>OSCAL</w:t>
              </w:r>
            </w:ins>
          </w:p>
        </w:tc>
        <w:tc>
          <w:tcPr>
            <w:tcW w:w="6426" w:type="dxa"/>
            <w:vAlign w:val="center"/>
          </w:tcPr>
          <w:p w14:paraId="40BBAC25" w14:textId="77777777" w:rsidR="00047E94" w:rsidRDefault="006D67DC">
            <w:pPr>
              <w:pStyle w:val="BodyText"/>
              <w:spacing w:before="20" w:after="20" w:line="240" w:lineRule="auto"/>
              <w:ind w:left="0"/>
              <w:jc w:val="left"/>
              <w:rPr>
                <w:ins w:id="318" w:author="Guo Zi Qiang Robin" w:date="2026-10-08T12:00:00Z"/>
              </w:rPr>
            </w:pPr>
            <w:ins w:id="319" w:author="Guo Zi Qiang Robin" w:date="2026-10-08T12:00:00Z">
              <w:r>
                <w:t>Open Security Controls Assessment Language: a machine-readable format for security controls.</w:t>
              </w:r>
            </w:ins>
          </w:p>
        </w:tc>
      </w:tr>
      <w:tr w:rsidR="00047E94" w14:paraId="30A1D69E" w14:textId="77777777">
        <w:trPr>
          <w:ins w:id="320" w:author="Guo Zi Qiang Robin" w:date="2026-10-08T12:00:00Z"/>
        </w:trPr>
        <w:tc>
          <w:tcPr>
            <w:tcW w:w="2600" w:type="dxa"/>
            <w:vAlign w:val="center"/>
          </w:tcPr>
          <w:p w14:paraId="5EB33481" w14:textId="77777777" w:rsidR="00047E94" w:rsidRDefault="006D67DC">
            <w:pPr>
              <w:pStyle w:val="BodyText"/>
              <w:spacing w:before="20" w:after="20" w:line="240" w:lineRule="auto"/>
              <w:ind w:left="0"/>
              <w:jc w:val="left"/>
              <w:rPr>
                <w:ins w:id="321" w:author="Guo Zi Qiang Robin" w:date="2026-10-08T12:00:00Z"/>
              </w:rPr>
            </w:pPr>
            <w:ins w:id="322" w:author="Guo Zi Qiang Robin" w:date="2026-10-08T12:00:00Z">
              <w:r>
                <w:rPr>
                  <w:b/>
                </w:rPr>
                <w:t>Prompt Guard 2</w:t>
              </w:r>
            </w:ins>
          </w:p>
        </w:tc>
        <w:tc>
          <w:tcPr>
            <w:tcW w:w="6426" w:type="dxa"/>
            <w:vAlign w:val="center"/>
          </w:tcPr>
          <w:p w14:paraId="1BF211CE" w14:textId="77777777" w:rsidR="00047E94" w:rsidRDefault="006D67DC">
            <w:pPr>
              <w:pStyle w:val="BodyText"/>
              <w:spacing w:before="20" w:after="20" w:line="240" w:lineRule="auto"/>
              <w:ind w:left="0"/>
              <w:jc w:val="left"/>
              <w:rPr>
                <w:ins w:id="323" w:author="Guo Zi Qiang Robin" w:date="2026-10-08T12:00:00Z"/>
              </w:rPr>
            </w:pPr>
            <w:ins w:id="324" w:author="Guo Zi Qiang Robin" w:date="2026-10-08T12:00:00Z">
              <w:r>
                <w:t>Meta’s small classifier for jailbreak and prompt-attack detection (part of Purple Llama).</w:t>
              </w:r>
            </w:ins>
          </w:p>
        </w:tc>
      </w:tr>
      <w:tr w:rsidR="00047E94" w14:paraId="1771E73A" w14:textId="77777777">
        <w:trPr>
          <w:ins w:id="325" w:author="Guo Zi Qiang Robin" w:date="2026-10-08T12:00:00Z"/>
        </w:trPr>
        <w:tc>
          <w:tcPr>
            <w:tcW w:w="2600" w:type="dxa"/>
            <w:vAlign w:val="center"/>
          </w:tcPr>
          <w:p w14:paraId="4BB32983" w14:textId="77777777" w:rsidR="00047E94" w:rsidRDefault="006D67DC">
            <w:pPr>
              <w:pStyle w:val="BodyText"/>
              <w:spacing w:before="20" w:after="20" w:line="240" w:lineRule="auto"/>
              <w:ind w:left="0"/>
              <w:jc w:val="left"/>
              <w:rPr>
                <w:ins w:id="326" w:author="Guo Zi Qiang Robin" w:date="2026-10-08T12:00:00Z"/>
              </w:rPr>
            </w:pPr>
            <w:ins w:id="327" w:author="Guo Zi Qiang Robin" w:date="2026-10-08T12:00:00Z">
              <w:r>
                <w:rPr>
                  <w:b/>
                </w:rPr>
                <w:t>Purple Llama</w:t>
              </w:r>
            </w:ins>
          </w:p>
        </w:tc>
        <w:tc>
          <w:tcPr>
            <w:tcW w:w="6426" w:type="dxa"/>
            <w:vAlign w:val="center"/>
          </w:tcPr>
          <w:p w14:paraId="334C76AF" w14:textId="77777777" w:rsidR="00047E94" w:rsidRDefault="006D67DC">
            <w:pPr>
              <w:pStyle w:val="BodyText"/>
              <w:spacing w:before="20" w:after="20" w:line="240" w:lineRule="auto"/>
              <w:ind w:left="0"/>
              <w:jc w:val="left"/>
              <w:rPr>
                <w:ins w:id="328" w:author="Guo Zi Qiang Robin" w:date="2026-10-08T12:00:00Z"/>
              </w:rPr>
            </w:pPr>
            <w:ins w:id="329" w:author="Guo Zi Qiang Robin" w:date="2026-10-08T12:00:00Z">
              <w:r>
                <w:t>Meta’s umbrella project of open safety tools and evaluations.</w:t>
              </w:r>
            </w:ins>
          </w:p>
        </w:tc>
      </w:tr>
      <w:tr w:rsidR="00047E94" w14:paraId="01D52719" w14:textId="77777777">
        <w:trPr>
          <w:ins w:id="330" w:author="Guo Zi Qiang Robin" w:date="2026-10-08T12:00:00Z"/>
        </w:trPr>
        <w:tc>
          <w:tcPr>
            <w:tcW w:w="2600" w:type="dxa"/>
            <w:vAlign w:val="center"/>
          </w:tcPr>
          <w:p w14:paraId="07C052C6" w14:textId="77777777" w:rsidR="00047E94" w:rsidRDefault="006D67DC">
            <w:pPr>
              <w:pStyle w:val="BodyText"/>
              <w:spacing w:before="20" w:after="20" w:line="240" w:lineRule="auto"/>
              <w:ind w:left="0"/>
              <w:jc w:val="left"/>
              <w:rPr>
                <w:ins w:id="331" w:author="Guo Zi Qiang Robin" w:date="2026-10-08T12:00:00Z"/>
              </w:rPr>
            </w:pPr>
            <w:ins w:id="332" w:author="Guo Zi Qiang Robin" w:date="2026-10-08T12:00:00Z">
              <w:r>
                <w:rPr>
                  <w:b/>
                </w:rPr>
                <w:t>Sentinel</w:t>
              </w:r>
            </w:ins>
          </w:p>
        </w:tc>
        <w:tc>
          <w:tcPr>
            <w:tcW w:w="6426" w:type="dxa"/>
            <w:vAlign w:val="center"/>
          </w:tcPr>
          <w:p w14:paraId="783419F8" w14:textId="77777777" w:rsidR="00047E94" w:rsidRDefault="006D67DC">
            <w:pPr>
              <w:pStyle w:val="BodyText"/>
              <w:spacing w:before="20" w:after="20" w:line="240" w:lineRule="auto"/>
              <w:ind w:left="0"/>
              <w:jc w:val="left"/>
              <w:rPr>
                <w:ins w:id="333" w:author="Guo Zi Qiang Robin" w:date="2026-10-08T12:00:00Z"/>
              </w:rPr>
            </w:pPr>
            <w:ins w:id="334" w:author="Guo Zi Qiang Robin" w:date="2026-10-08T12:00:00Z">
              <w:r>
                <w:t>GovTech’s hosted guardrail service.</w:t>
              </w:r>
            </w:ins>
          </w:p>
        </w:tc>
      </w:tr>
      <w:tr w:rsidR="00047E94" w14:paraId="0B25BD99" w14:textId="77777777">
        <w:trPr>
          <w:ins w:id="335" w:author="Guo Zi Qiang Robin" w:date="2026-10-08T12:00:00Z"/>
        </w:trPr>
        <w:tc>
          <w:tcPr>
            <w:tcW w:w="2600" w:type="dxa"/>
            <w:vAlign w:val="center"/>
          </w:tcPr>
          <w:p w14:paraId="6949A20D" w14:textId="77777777" w:rsidR="00047E94" w:rsidRDefault="006D67DC">
            <w:pPr>
              <w:pStyle w:val="BodyText"/>
              <w:spacing w:before="20" w:after="20" w:line="240" w:lineRule="auto"/>
              <w:ind w:left="0"/>
              <w:jc w:val="left"/>
              <w:rPr>
                <w:ins w:id="336" w:author="Guo Zi Qiang Robin" w:date="2026-10-08T12:00:00Z"/>
              </w:rPr>
            </w:pPr>
            <w:ins w:id="337" w:author="Guo Zi Qiang Robin" w:date="2026-10-08T12:00:00Z">
              <w:r>
                <w:rPr>
                  <w:b/>
                </w:rPr>
                <w:t>SSP</w:t>
              </w:r>
            </w:ins>
          </w:p>
        </w:tc>
        <w:tc>
          <w:tcPr>
            <w:tcW w:w="6426" w:type="dxa"/>
            <w:vAlign w:val="center"/>
          </w:tcPr>
          <w:p w14:paraId="48DAC0DD" w14:textId="77777777" w:rsidR="00047E94" w:rsidRDefault="006D67DC">
            <w:pPr>
              <w:pStyle w:val="BodyText"/>
              <w:spacing w:before="20" w:after="20" w:line="240" w:lineRule="auto"/>
              <w:ind w:left="0"/>
              <w:jc w:val="left"/>
              <w:rPr>
                <w:ins w:id="338" w:author="Guo Zi Qiang Robin" w:date="2026-10-08T12:00:00Z"/>
              </w:rPr>
            </w:pPr>
            <w:ins w:id="339" w:author="Guo Zi Qiang Robin" w:date="2026-10-08T12:00:00Z">
              <w:r>
                <w:t>The Singapore Government’s System Security Plan control catalogue, published by GovTech.</w:t>
              </w:r>
            </w:ins>
          </w:p>
        </w:tc>
      </w:tr>
      <w:tr w:rsidR="00047E94" w14:paraId="38E5B307" w14:textId="77777777">
        <w:trPr>
          <w:ins w:id="340" w:author="Guo Zi Qiang Robin" w:date="2026-10-08T12:00:00Z"/>
        </w:trPr>
        <w:tc>
          <w:tcPr>
            <w:tcW w:w="2600" w:type="dxa"/>
            <w:vAlign w:val="center"/>
          </w:tcPr>
          <w:p w14:paraId="41E74BDB" w14:textId="77777777" w:rsidR="00047E94" w:rsidRDefault="006D67DC">
            <w:pPr>
              <w:pStyle w:val="BodyText"/>
              <w:spacing w:before="20" w:after="20" w:line="240" w:lineRule="auto"/>
              <w:ind w:left="0"/>
              <w:jc w:val="left"/>
              <w:rPr>
                <w:ins w:id="341" w:author="Guo Zi Qiang Robin" w:date="2026-10-08T12:00:00Z"/>
              </w:rPr>
            </w:pPr>
            <w:ins w:id="342" w:author="Guo Zi Qiang Robin" w:date="2026-10-08T12:00:00Z">
              <w:r>
                <w:rPr>
                  <w:b/>
                </w:rPr>
                <w:t>STIX</w:t>
              </w:r>
            </w:ins>
          </w:p>
        </w:tc>
        <w:tc>
          <w:tcPr>
            <w:tcW w:w="6426" w:type="dxa"/>
            <w:vAlign w:val="center"/>
          </w:tcPr>
          <w:p w14:paraId="6155F004" w14:textId="77777777" w:rsidR="00047E94" w:rsidRDefault="006D67DC">
            <w:pPr>
              <w:pStyle w:val="BodyText"/>
              <w:spacing w:before="20" w:after="20" w:line="240" w:lineRule="auto"/>
              <w:ind w:left="0"/>
              <w:jc w:val="left"/>
              <w:rPr>
                <w:ins w:id="343" w:author="Guo Zi Qiang Robin" w:date="2026-10-08T12:00:00Z"/>
              </w:rPr>
            </w:pPr>
            <w:ins w:id="344" w:author="Guo Zi Qiang Robin" w:date="2026-10-08T12:00:00Z">
              <w:r>
                <w:t>Structured Threat Information Expression: a standard data format for threat knowledge.</w:t>
              </w:r>
            </w:ins>
          </w:p>
        </w:tc>
      </w:tr>
      <w:tr w:rsidR="00047E94" w14:paraId="29A6CEA6" w14:textId="77777777">
        <w:trPr>
          <w:ins w:id="345" w:author="Guo Zi Qiang Robin" w:date="2026-10-08T12:00:00Z"/>
        </w:trPr>
        <w:tc>
          <w:tcPr>
            <w:tcW w:w="2600" w:type="dxa"/>
            <w:vAlign w:val="center"/>
          </w:tcPr>
          <w:p w14:paraId="5F11EAC2" w14:textId="77777777" w:rsidR="00047E94" w:rsidRDefault="006D67DC">
            <w:pPr>
              <w:pStyle w:val="BodyText"/>
              <w:spacing w:before="20" w:after="20" w:line="240" w:lineRule="auto"/>
              <w:ind w:left="0"/>
              <w:jc w:val="left"/>
              <w:rPr>
                <w:ins w:id="346" w:author="Guo Zi Qiang Robin" w:date="2026-10-08T12:00:00Z"/>
              </w:rPr>
            </w:pPr>
            <w:ins w:id="347" w:author="Guo Zi Qiang Robin" w:date="2026-10-08T12:00:00Z">
              <w:r>
                <w:rPr>
                  <w:b/>
                </w:rPr>
                <w:t>Test bench (Guardrail Evaluation Test Bench)</w:t>
              </w:r>
            </w:ins>
          </w:p>
        </w:tc>
        <w:tc>
          <w:tcPr>
            <w:tcW w:w="6426" w:type="dxa"/>
            <w:vAlign w:val="center"/>
          </w:tcPr>
          <w:p w14:paraId="4D67FECD" w14:textId="77777777" w:rsidR="00047E94" w:rsidRDefault="006D67DC">
            <w:pPr>
              <w:pStyle w:val="BodyText"/>
              <w:spacing w:before="20" w:after="20" w:line="240" w:lineRule="auto"/>
              <w:ind w:left="0"/>
              <w:jc w:val="left"/>
              <w:rPr>
                <w:ins w:id="348" w:author="Guo Zi Qiang Robin" w:date="2026-10-08T12:00:00Z"/>
              </w:rPr>
            </w:pPr>
            <w:ins w:id="349" w:author="Guo Zi Qiang Robin" w:date="2026-10-08T12:00:00Z">
              <w:r>
                <w:t>The set-up that scores each guardrail in the comparison on the same labelled inputs.</w:t>
              </w:r>
            </w:ins>
          </w:p>
        </w:tc>
      </w:tr>
      <w:tr w:rsidR="00047E94" w14:paraId="5FE98B01" w14:textId="77777777">
        <w:trPr>
          <w:ins w:id="350" w:author="Guo Zi Qiang Robin" w:date="2026-10-08T12:00:00Z"/>
        </w:trPr>
        <w:tc>
          <w:tcPr>
            <w:tcW w:w="2600" w:type="dxa"/>
            <w:vAlign w:val="center"/>
          </w:tcPr>
          <w:p w14:paraId="7F52776A" w14:textId="77777777" w:rsidR="00047E94" w:rsidRDefault="006D67DC">
            <w:pPr>
              <w:pStyle w:val="BodyText"/>
              <w:spacing w:before="20" w:after="20" w:line="240" w:lineRule="auto"/>
              <w:ind w:left="0"/>
              <w:jc w:val="left"/>
              <w:rPr>
                <w:ins w:id="351" w:author="Guo Zi Qiang Robin" w:date="2026-10-08T12:00:00Z"/>
              </w:rPr>
            </w:pPr>
            <w:ins w:id="352" w:author="Guo Zi Qiang Robin" w:date="2026-10-08T12:00:00Z">
              <w:r>
                <w:rPr>
                  <w:b/>
                </w:rPr>
                <w:t>Tier 1 / Tier 2</w:t>
              </w:r>
            </w:ins>
          </w:p>
        </w:tc>
        <w:tc>
          <w:tcPr>
            <w:tcW w:w="6426" w:type="dxa"/>
            <w:vAlign w:val="center"/>
          </w:tcPr>
          <w:p w14:paraId="19BC17CB" w14:textId="77777777" w:rsidR="00047E94" w:rsidRDefault="006D67DC">
            <w:pPr>
              <w:pStyle w:val="BodyText"/>
              <w:spacing w:before="20" w:after="20" w:line="240" w:lineRule="auto"/>
              <w:ind w:left="0"/>
              <w:jc w:val="left"/>
              <w:rPr>
                <w:ins w:id="353" w:author="Guo Zi Qiang Robin" w:date="2026-10-08T12:00:00Z"/>
              </w:rPr>
            </w:pPr>
            <w:ins w:id="354" w:author="Guo Zi Qiang Robin" w:date="2026-10-08T12:00:00Z">
              <w:r>
                <w:t>Tier 1: the first proposed comparison (harmful-content classification of user prompts; jailbreak / prompt-attack detection). Tier 2: all other guardrail functions, under investigation, each for a stated reason.</w:t>
              </w:r>
            </w:ins>
          </w:p>
        </w:tc>
      </w:tr>
    </w:tbl>
    <w:p w14:paraId="1D86916A" w14:textId="77777777" w:rsidR="00047E94" w:rsidRDefault="00047E94">
      <w:pPr>
        <w:pStyle w:val="BodyText"/>
        <w:rPr>
          <w:ins w:id="355" w:author="Guo Zi Qiang Robin" w:date="2026-10-08T12:00:00Z"/>
        </w:rPr>
      </w:pPr>
    </w:p>
    <w:p w14:paraId="4E854023" w14:textId="77777777" w:rsidR="00047E94" w:rsidRDefault="006D67DC">
      <w:pPr>
        <w:pStyle w:val="BodyText"/>
        <w:rPr>
          <w:ins w:id="356" w:author="Guo Zi Qiang Robin" w:date="2026-10-08T12:00:00Z"/>
        </w:rPr>
      </w:pPr>
      <w:ins w:id="357" w:author="Guo Zi Qiang Robin" w:date="2026-10-08T12:00:00Z">
        <w:r>
          <w:br w:type="page"/>
        </w:r>
      </w:ins>
    </w:p>
    <w:p w14:paraId="000F234F" w14:textId="0E8BF44E" w:rsidR="009837C3" w:rsidRPr="009837C3" w:rsidRDefault="009837C3" w:rsidP="009837C3">
      <w:pPr>
        <w:pStyle w:val="BodyText"/>
        <w:spacing w:after="160"/>
        <w:ind w:left="720" w:hanging="720"/>
        <w:rPr>
          <w:b/>
          <w:bCs/>
        </w:rPr>
      </w:pPr>
      <w:r>
        <w:rPr>
          <w:b/>
          <w:bCs/>
        </w:rPr>
        <w:lastRenderedPageBreak/>
        <w:tab/>
      </w:r>
      <w:r w:rsidRPr="009837C3">
        <w:rPr>
          <w:b/>
          <w:bCs/>
        </w:rPr>
        <w:t>Annex D: References</w:t>
      </w:r>
    </w:p>
    <w:p w14:paraId="5FCA2B12" w14:textId="6D37FEA6" w:rsidR="009837C3" w:rsidRDefault="006F0B12" w:rsidP="009837C3">
      <w:pPr>
        <w:pStyle w:val="BodyText"/>
        <w:spacing w:after="160"/>
        <w:ind w:left="720" w:hanging="720"/>
      </w:pPr>
      <w:r>
        <w:t>s</w:t>
      </w:r>
    </w:p>
    <w:p w14:paraId="69E3332B" w14:textId="77777777" w:rsidR="009837C3" w:rsidRDefault="009837C3" w:rsidP="009837C3">
      <w:pPr>
        <w:pStyle w:val="BodyText"/>
        <w:spacing w:after="160"/>
        <w:ind w:left="720" w:hanging="720"/>
      </w:pPr>
      <w:r>
        <w:t>Government Technology Agency. (n.d.-a). Litmus. Retrieved October 8, 2026, from https://www.developer.tech.gov.sg/products/categories/cybersecurity/litmus</w:t>
      </w:r>
    </w:p>
    <w:p w14:paraId="4C2EFA19" w14:textId="77777777" w:rsidR="009837C3" w:rsidRDefault="009837C3" w:rsidP="009837C3">
      <w:pPr>
        <w:pStyle w:val="BodyText"/>
        <w:spacing w:after="160"/>
        <w:ind w:left="720" w:hanging="720"/>
      </w:pPr>
      <w:r>
        <w:t>Government Technology Agency. (n.d.-b). Sentinel. Retrieved October 8, 2026, from https://www.developer.tech.gov.sg/products/categories/cybersecurity/sentinel</w:t>
      </w:r>
    </w:p>
    <w:p w14:paraId="413D6620" w14:textId="77777777" w:rsidR="009837C3" w:rsidRDefault="009837C3" w:rsidP="009837C3">
      <w:pPr>
        <w:pStyle w:val="BodyText"/>
        <w:spacing w:after="160"/>
        <w:ind w:left="720" w:hanging="720"/>
      </w:pPr>
      <w:r>
        <w:t>Government Technology Agency. (2025). System Security Plan (SSP). https://info.standards.tech.gov.sg/ssp/</w:t>
      </w:r>
    </w:p>
    <w:p w14:paraId="6B83B9AE" w14:textId="77777777" w:rsidR="009837C3" w:rsidRDefault="009837C3" w:rsidP="009837C3">
      <w:pPr>
        <w:pStyle w:val="BodyText"/>
        <w:spacing w:after="160"/>
        <w:ind w:left="720" w:hanging="720"/>
      </w:pPr>
      <w:r>
        <w:t>Inan, H., Upasani, K., Chi, J., Rungta, R., Iyer, K., Mao, Y., Tontchev, M., Hu, Q., Fuller, B., Testuggine, D., &amp; Khabsa, M. (2023). Llama Guard: LLM-based input-output safeguard for human-AI conversations (arXiv:2312.06674). arXiv. https://doi.org/10.48550/arXiv.2312.06674</w:t>
      </w:r>
    </w:p>
    <w:p w14:paraId="3777432B" w14:textId="77777777" w:rsidR="009837C3" w:rsidRDefault="009837C3" w:rsidP="009837C3">
      <w:pPr>
        <w:pStyle w:val="BodyText"/>
        <w:spacing w:after="160"/>
        <w:ind w:left="720" w:hanging="720"/>
      </w:pPr>
      <w:r>
        <w:t>Meta. (2025). Llama Guard 4 [Model card and prompt format]. Retrieved October 8, 2026, from https://developer.meta.com/ai/docs/model-cards-and-prompt-formats/llama-guard-4/</w:t>
      </w:r>
    </w:p>
    <w:p w14:paraId="7558A54E" w14:textId="77777777" w:rsidR="009837C3" w:rsidRDefault="009837C3" w:rsidP="009837C3">
      <w:pPr>
        <w:pStyle w:val="BodyText"/>
        <w:spacing w:after="160"/>
        <w:ind w:left="720" w:hanging="720"/>
      </w:pPr>
      <w:r>
        <w:t>Meta AI. (2023, December 7). Announcing Purple Llama: Towards open trust and safety in the new world of generative AI. https://ai.meta.com/blog/purple-llama-open-trust-safety-generative-ai/</w:t>
      </w:r>
    </w:p>
    <w:p w14:paraId="64CA959F" w14:textId="77777777" w:rsidR="009837C3" w:rsidRDefault="009837C3" w:rsidP="009837C3">
      <w:pPr>
        <w:pStyle w:val="BodyText"/>
        <w:spacing w:after="160"/>
        <w:ind w:left="720" w:hanging="720"/>
      </w:pPr>
      <w:r>
        <w:t>The MITRE Corporation. (n.d.-a). MITRE ATLAS: Adversarial Threat Landscape for Artificial-Intelligence Systems. Retrieved October 8, 2026, from https://atlas.mitre.org/</w:t>
      </w:r>
    </w:p>
    <w:p w14:paraId="4ADAF15E" w14:textId="77777777" w:rsidR="009837C3" w:rsidRDefault="009837C3" w:rsidP="009837C3">
      <w:pPr>
        <w:pStyle w:val="BodyText"/>
        <w:spacing w:after="160"/>
        <w:ind w:left="720" w:hanging="720"/>
      </w:pPr>
      <w:r>
        <w:t>The MITRE Corporation. (n.d.-b). MITRE ATT&amp;CK. Retrieved October 8, 2026, from https://attack.mitre.org/</w:t>
      </w:r>
    </w:p>
    <w:p w14:paraId="4C6A7F9C" w14:textId="77777777" w:rsidR="009837C3" w:rsidRDefault="009837C3" w:rsidP="009837C3">
      <w:pPr>
        <w:pStyle w:val="BodyText"/>
        <w:spacing w:after="160"/>
        <w:ind w:left="720" w:hanging="720"/>
      </w:pPr>
      <w:r>
        <w:t>Rebedea, T., Dinu, R., Sreedhar, M., Parisien, C., &amp; Cohen, J. (2023). NeMo Guardrails: A toolkit for controllable and safe LLM applications with programmable rails. In Proceedings of the 2023 Conference on Empirical Methods in Natural Language Processing: System Demonstrations (pp. 431–445). Association for Computational Linguistics. https://doi.org/10.18653/v1/2023.emnlp-demo.40</w:t>
      </w:r>
    </w:p>
    <w:p w14:paraId="442D4EAD" w14:textId="2CAE630F" w:rsidR="00047E94" w:rsidRDefault="009837C3" w:rsidP="009837C3">
      <w:pPr>
        <w:pStyle w:val="BodyText"/>
        <w:spacing w:after="160"/>
        <w:ind w:left="720" w:hanging="720"/>
        <w:jc w:val="left"/>
        <w:rPr>
          <w:ins w:id="358" w:author="Guo Zi Qiang Robin" w:date="2026-10-08T12:00:00Z"/>
        </w:rPr>
      </w:pPr>
      <w:r>
        <w:t>Tan, L., Chua, G., Ge, Z., &amp; Lee, R. K.-W. (2025). LionGuard 2: Building lightweight, data-efficient and localised multilingual content moderators. In Proceedings of the 2025 Conference on Empirical Methods in Natural Language Processing: System Demonstrations (pp. 264–285). Association for Computational Linguistics. https://aclanthology.org/2025.emnlp-demos.20/</w:t>
      </w:r>
    </w:p>
    <w:sectPr w:rsidR="00047E94" w:rsidSect="00054A33">
      <w:headerReference w:type="default" r:id="rId15"/>
      <w:footerReference w:type="default" r:id="rId16"/>
      <w:pgSz w:w="11906" w:h="16838"/>
      <w:pgMar w:top="1560" w:right="1440" w:bottom="156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F83F17" w14:textId="77777777" w:rsidR="006D67DC" w:rsidRDefault="006D67DC" w:rsidP="006E7489">
      <w:r>
        <w:separator/>
      </w:r>
    </w:p>
  </w:endnote>
  <w:endnote w:type="continuationSeparator" w:id="0">
    <w:p w14:paraId="7E27892B" w14:textId="77777777" w:rsidR="006D67DC" w:rsidRDefault="006D67DC" w:rsidP="006E74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87BA3" w14:textId="4CF8CC3A" w:rsidR="00B94E13" w:rsidRPr="008F2958" w:rsidRDefault="660D2A7E" w:rsidP="660D2A7E">
    <w:pPr>
      <w:pStyle w:val="Footer"/>
      <w:pBdr>
        <w:top w:val="thinThickSmallGap" w:sz="24" w:space="6" w:color="622423" w:themeColor="accent2" w:themeShade="7F"/>
      </w:pBdr>
      <w:tabs>
        <w:tab w:val="clear" w:pos="9026"/>
        <w:tab w:val="right" w:pos="9027"/>
        <w:tab w:val="right" w:pos="13718"/>
      </w:tabs>
      <w:rPr>
        <w:rFonts w:asciiTheme="majorHAnsi" w:hAnsiTheme="majorHAnsi"/>
      </w:rPr>
    </w:pPr>
    <w:r w:rsidRPr="660D2A7E">
      <w:rPr>
        <w:rFonts w:asciiTheme="majorHAnsi" w:eastAsiaTheme="majorEastAsia" w:hAnsiTheme="majorHAnsi" w:cstheme="majorBidi"/>
        <w:noProof/>
        <w:sz w:val="16"/>
        <w:szCs w:val="16"/>
        <w:lang w:eastAsia="zh-SG"/>
      </w:rPr>
      <w:t>AAI4001 Capstone Project - Form B; R2021-01</w:t>
    </w:r>
    <w:r w:rsidR="00FE6791">
      <w:tab/>
    </w:r>
    <w:r w:rsidR="00FE6791">
      <w:tab/>
    </w:r>
    <w:r w:rsidRPr="660D2A7E">
      <w:rPr>
        <w:rFonts w:asciiTheme="majorHAnsi" w:eastAsiaTheme="majorEastAsia" w:hAnsiTheme="majorHAnsi" w:cstheme="majorBidi"/>
        <w:sz w:val="16"/>
        <w:szCs w:val="16"/>
      </w:rPr>
      <w:t xml:space="preserve">Page </w:t>
    </w:r>
    <w:r w:rsidR="00FE6791" w:rsidRPr="660D2A7E">
      <w:rPr>
        <w:rFonts w:asciiTheme="majorHAnsi" w:eastAsiaTheme="majorEastAsia" w:hAnsiTheme="majorHAnsi" w:cstheme="majorBidi"/>
        <w:noProof/>
        <w:sz w:val="16"/>
        <w:szCs w:val="16"/>
      </w:rPr>
      <w:fldChar w:fldCharType="begin"/>
    </w:r>
    <w:r w:rsidR="00FE6791" w:rsidRPr="660D2A7E">
      <w:rPr>
        <w:rFonts w:asciiTheme="majorHAnsi" w:hAnsiTheme="majorHAnsi"/>
        <w:sz w:val="16"/>
        <w:szCs w:val="16"/>
      </w:rPr>
      <w:instrText xml:space="preserve"> PAGE   \* MERGEFORMAT </w:instrText>
    </w:r>
    <w:r w:rsidR="00FE6791" w:rsidRPr="660D2A7E">
      <w:rPr>
        <w:rFonts w:asciiTheme="majorHAnsi" w:hAnsiTheme="majorHAnsi"/>
        <w:sz w:val="16"/>
        <w:szCs w:val="16"/>
      </w:rPr>
      <w:fldChar w:fldCharType="separate"/>
    </w:r>
    <w:r w:rsidRPr="660D2A7E">
      <w:rPr>
        <w:rFonts w:asciiTheme="majorHAnsi" w:eastAsiaTheme="majorEastAsia" w:hAnsiTheme="majorHAnsi" w:cstheme="majorBidi"/>
        <w:noProof/>
        <w:sz w:val="16"/>
        <w:szCs w:val="16"/>
      </w:rPr>
      <w:t>3</w:t>
    </w:r>
    <w:r w:rsidR="00FE6791" w:rsidRPr="660D2A7E">
      <w:rPr>
        <w:rFonts w:asciiTheme="majorHAnsi" w:eastAsiaTheme="majorEastAsia" w:hAnsiTheme="majorHAnsi" w:cstheme="majorBidi"/>
        <w:noProof/>
        <w:sz w:val="16"/>
        <w:szCs w:val="16"/>
      </w:rPr>
      <w:fldChar w:fldCharType="end"/>
    </w:r>
    <w:r w:rsidRPr="660D2A7E">
      <w:rPr>
        <w:rFonts w:asciiTheme="majorHAnsi" w:eastAsiaTheme="majorEastAsia" w:hAnsiTheme="majorHAnsi" w:cstheme="majorBidi"/>
        <w:noProof/>
        <w:sz w:val="16"/>
        <w:szCs w:val="16"/>
      </w:rPr>
      <w:t xml:space="preserve"> of </w:t>
    </w:r>
    <w:r w:rsidR="00FE6791" w:rsidRPr="660D2A7E">
      <w:rPr>
        <w:rFonts w:asciiTheme="majorHAnsi" w:eastAsiaTheme="majorEastAsia" w:hAnsiTheme="majorHAnsi" w:cstheme="majorBidi"/>
        <w:noProof/>
        <w:sz w:val="16"/>
        <w:szCs w:val="16"/>
      </w:rPr>
      <w:fldChar w:fldCharType="begin"/>
    </w:r>
    <w:r w:rsidR="00FE6791" w:rsidRPr="660D2A7E">
      <w:rPr>
        <w:rFonts w:asciiTheme="majorHAnsi" w:eastAsiaTheme="majorEastAsia" w:hAnsiTheme="majorHAnsi" w:cstheme="majorBidi"/>
        <w:noProof/>
        <w:sz w:val="16"/>
        <w:szCs w:val="16"/>
      </w:rPr>
      <w:instrText xml:space="preserve"> SECTIONPAGES  \* Arabic  \* MERGEFORMAT </w:instrText>
    </w:r>
    <w:r w:rsidR="00FE6791" w:rsidRPr="660D2A7E">
      <w:rPr>
        <w:rFonts w:asciiTheme="majorHAnsi" w:eastAsiaTheme="majorEastAsia" w:hAnsiTheme="majorHAnsi" w:cstheme="majorBidi"/>
        <w:noProof/>
        <w:sz w:val="16"/>
        <w:szCs w:val="16"/>
      </w:rPr>
      <w:fldChar w:fldCharType="separate"/>
    </w:r>
    <w:r w:rsidR="00E4223C">
      <w:rPr>
        <w:rFonts w:asciiTheme="majorHAnsi" w:eastAsiaTheme="majorEastAsia" w:hAnsiTheme="majorHAnsi" w:cstheme="majorBidi"/>
        <w:noProof/>
        <w:sz w:val="16"/>
        <w:szCs w:val="16"/>
      </w:rPr>
      <w:t>14</w:t>
    </w:r>
    <w:r w:rsidR="00FE6791" w:rsidRPr="660D2A7E">
      <w:rPr>
        <w:rFonts w:asciiTheme="majorHAnsi" w:eastAsiaTheme="majorEastAsia" w:hAnsiTheme="majorHAnsi" w:cstheme="majorBidi"/>
        <w:noProof/>
        <w:sz w:val="16"/>
        <w:szCs w:val="16"/>
      </w:rPr>
      <w:fldChar w:fldCharType="end"/>
    </w:r>
  </w:p>
  <w:p w14:paraId="395C0E08" w14:textId="77777777" w:rsidR="00B94E13" w:rsidRPr="003B0317" w:rsidRDefault="00B94E13" w:rsidP="00FE6791">
    <w:pPr>
      <w:pStyle w:val="Footer"/>
      <w:pBdr>
        <w:top w:val="thinThickSmallGap" w:sz="24" w:space="6" w:color="622423" w:themeColor="accent2" w:themeShade="7F"/>
      </w:pBdr>
      <w:tabs>
        <w:tab w:val="clear" w:pos="9026"/>
        <w:tab w:val="right" w:pos="9027"/>
      </w:tabs>
      <w:rPr>
        <w:rFonts w:asciiTheme="majorHAnsi" w:eastAsiaTheme="majorEastAsia" w:hAnsiTheme="majorHAnsi" w:cstheme="majorBidi"/>
        <w:sz w:val="16"/>
        <w:lang w:eastAsia="zh-SG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E188B5" w14:textId="77777777" w:rsidR="006D67DC" w:rsidRDefault="006D67DC" w:rsidP="006E7489">
      <w:r>
        <w:separator/>
      </w:r>
    </w:p>
  </w:footnote>
  <w:footnote w:type="continuationSeparator" w:id="0">
    <w:p w14:paraId="08F882F5" w14:textId="77777777" w:rsidR="006D67DC" w:rsidRDefault="006D67DC" w:rsidP="006E74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D188E" w14:textId="77777777" w:rsidR="00B94E13" w:rsidRDefault="00B94E13" w:rsidP="00FE6791">
    <w:pPr>
      <w:pStyle w:val="Header"/>
      <w:tabs>
        <w:tab w:val="clear" w:pos="9026"/>
        <w:tab w:val="right" w:pos="9027"/>
      </w:tabs>
    </w:pPr>
    <w:r>
      <w:tab/>
    </w:r>
    <w:r>
      <w:tab/>
    </w:r>
    <w:r>
      <w:rPr>
        <w:rFonts w:ascii="Calibri" w:hAnsi="Calibri"/>
        <w:noProof/>
        <w:color w:val="1F497D"/>
        <w:sz w:val="20"/>
        <w:szCs w:val="20"/>
        <w:lang w:eastAsia="en-SG"/>
      </w:rPr>
      <w:drawing>
        <wp:inline distT="0" distB="0" distL="0" distR="0" wp14:anchorId="1D3BDA3D" wp14:editId="1C302104">
          <wp:extent cx="914400" cy="454395"/>
          <wp:effectExtent l="0" t="0" r="0" b="3175"/>
          <wp:docPr id="7" name="Picture 7" descr="cid:image001.jpg@01CD18BD.6152BBF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id:image001.jpg@01CD18BD.6152BBF0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4543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82479"/>
    <w:multiLevelType w:val="multilevel"/>
    <w:tmpl w:val="7BE2056C"/>
    <w:lvl w:ilvl="0">
      <w:start w:val="1"/>
      <w:numFmt w:val="upperLetter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08" w:hanging="408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8" w:hanging="4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8" w:hanging="4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08" w:hanging="408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08" w:hanging="40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8" w:hanging="40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8" w:hanging="408"/>
      </w:pPr>
      <w:rPr>
        <w:rFonts w:hint="default"/>
      </w:rPr>
    </w:lvl>
  </w:abstractNum>
  <w:abstractNum w:abstractNumId="1" w15:restartNumberingAfterBreak="0">
    <w:nsid w:val="1156350C"/>
    <w:multiLevelType w:val="hybridMultilevel"/>
    <w:tmpl w:val="B42CA0C0"/>
    <w:lvl w:ilvl="0" w:tplc="48090017">
      <w:start w:val="1"/>
      <w:numFmt w:val="lowerLetter"/>
      <w:lvlText w:val="%1)"/>
      <w:lvlJc w:val="left"/>
      <w:pPr>
        <w:ind w:left="1128" w:hanging="360"/>
      </w:pPr>
    </w:lvl>
    <w:lvl w:ilvl="1" w:tplc="48090019" w:tentative="1">
      <w:start w:val="1"/>
      <w:numFmt w:val="lowerLetter"/>
      <w:lvlText w:val="%2."/>
      <w:lvlJc w:val="left"/>
      <w:pPr>
        <w:ind w:left="1848" w:hanging="360"/>
      </w:pPr>
    </w:lvl>
    <w:lvl w:ilvl="2" w:tplc="4809001B" w:tentative="1">
      <w:start w:val="1"/>
      <w:numFmt w:val="lowerRoman"/>
      <w:lvlText w:val="%3."/>
      <w:lvlJc w:val="right"/>
      <w:pPr>
        <w:ind w:left="2568" w:hanging="180"/>
      </w:pPr>
    </w:lvl>
    <w:lvl w:ilvl="3" w:tplc="4809000F" w:tentative="1">
      <w:start w:val="1"/>
      <w:numFmt w:val="decimal"/>
      <w:lvlText w:val="%4."/>
      <w:lvlJc w:val="left"/>
      <w:pPr>
        <w:ind w:left="3288" w:hanging="360"/>
      </w:pPr>
    </w:lvl>
    <w:lvl w:ilvl="4" w:tplc="48090019" w:tentative="1">
      <w:start w:val="1"/>
      <w:numFmt w:val="lowerLetter"/>
      <w:lvlText w:val="%5."/>
      <w:lvlJc w:val="left"/>
      <w:pPr>
        <w:ind w:left="4008" w:hanging="360"/>
      </w:pPr>
    </w:lvl>
    <w:lvl w:ilvl="5" w:tplc="4809001B" w:tentative="1">
      <w:start w:val="1"/>
      <w:numFmt w:val="lowerRoman"/>
      <w:lvlText w:val="%6."/>
      <w:lvlJc w:val="right"/>
      <w:pPr>
        <w:ind w:left="4728" w:hanging="180"/>
      </w:pPr>
    </w:lvl>
    <w:lvl w:ilvl="6" w:tplc="4809000F" w:tentative="1">
      <w:start w:val="1"/>
      <w:numFmt w:val="decimal"/>
      <w:lvlText w:val="%7."/>
      <w:lvlJc w:val="left"/>
      <w:pPr>
        <w:ind w:left="5448" w:hanging="360"/>
      </w:pPr>
    </w:lvl>
    <w:lvl w:ilvl="7" w:tplc="48090019" w:tentative="1">
      <w:start w:val="1"/>
      <w:numFmt w:val="lowerLetter"/>
      <w:lvlText w:val="%8."/>
      <w:lvlJc w:val="left"/>
      <w:pPr>
        <w:ind w:left="6168" w:hanging="360"/>
      </w:pPr>
    </w:lvl>
    <w:lvl w:ilvl="8" w:tplc="48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2" w15:restartNumberingAfterBreak="0">
    <w:nsid w:val="14D304AF"/>
    <w:multiLevelType w:val="hybridMultilevel"/>
    <w:tmpl w:val="D786E68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660470"/>
    <w:multiLevelType w:val="hybridMultilevel"/>
    <w:tmpl w:val="BEE29CA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6F4483"/>
    <w:multiLevelType w:val="hybridMultilevel"/>
    <w:tmpl w:val="1A023CF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AB2AD3"/>
    <w:multiLevelType w:val="hybridMultilevel"/>
    <w:tmpl w:val="357C4F96"/>
    <w:lvl w:ilvl="0" w:tplc="48090001">
      <w:start w:val="1"/>
      <w:numFmt w:val="bullet"/>
      <w:lvlText w:val=""/>
      <w:lvlJc w:val="left"/>
      <w:pPr>
        <w:ind w:left="1128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6" w15:restartNumberingAfterBreak="0">
    <w:nsid w:val="23C20FBA"/>
    <w:multiLevelType w:val="hybridMultilevel"/>
    <w:tmpl w:val="19CAE2BC"/>
    <w:lvl w:ilvl="0" w:tplc="4809000F">
      <w:start w:val="1"/>
      <w:numFmt w:val="decimal"/>
      <w:lvlText w:val="%1."/>
      <w:lvlJc w:val="left"/>
      <w:pPr>
        <w:ind w:left="1128" w:hanging="360"/>
      </w:pPr>
    </w:lvl>
    <w:lvl w:ilvl="1" w:tplc="48090019" w:tentative="1">
      <w:start w:val="1"/>
      <w:numFmt w:val="lowerLetter"/>
      <w:lvlText w:val="%2."/>
      <w:lvlJc w:val="left"/>
      <w:pPr>
        <w:ind w:left="1848" w:hanging="360"/>
      </w:pPr>
    </w:lvl>
    <w:lvl w:ilvl="2" w:tplc="4809001B" w:tentative="1">
      <w:start w:val="1"/>
      <w:numFmt w:val="lowerRoman"/>
      <w:lvlText w:val="%3."/>
      <w:lvlJc w:val="right"/>
      <w:pPr>
        <w:ind w:left="2568" w:hanging="180"/>
      </w:pPr>
    </w:lvl>
    <w:lvl w:ilvl="3" w:tplc="4809000F" w:tentative="1">
      <w:start w:val="1"/>
      <w:numFmt w:val="decimal"/>
      <w:lvlText w:val="%4."/>
      <w:lvlJc w:val="left"/>
      <w:pPr>
        <w:ind w:left="3288" w:hanging="360"/>
      </w:pPr>
    </w:lvl>
    <w:lvl w:ilvl="4" w:tplc="48090019" w:tentative="1">
      <w:start w:val="1"/>
      <w:numFmt w:val="lowerLetter"/>
      <w:lvlText w:val="%5."/>
      <w:lvlJc w:val="left"/>
      <w:pPr>
        <w:ind w:left="4008" w:hanging="360"/>
      </w:pPr>
    </w:lvl>
    <w:lvl w:ilvl="5" w:tplc="4809001B" w:tentative="1">
      <w:start w:val="1"/>
      <w:numFmt w:val="lowerRoman"/>
      <w:lvlText w:val="%6."/>
      <w:lvlJc w:val="right"/>
      <w:pPr>
        <w:ind w:left="4728" w:hanging="180"/>
      </w:pPr>
    </w:lvl>
    <w:lvl w:ilvl="6" w:tplc="4809000F" w:tentative="1">
      <w:start w:val="1"/>
      <w:numFmt w:val="decimal"/>
      <w:lvlText w:val="%7."/>
      <w:lvlJc w:val="left"/>
      <w:pPr>
        <w:ind w:left="5448" w:hanging="360"/>
      </w:pPr>
    </w:lvl>
    <w:lvl w:ilvl="7" w:tplc="48090019" w:tentative="1">
      <w:start w:val="1"/>
      <w:numFmt w:val="lowerLetter"/>
      <w:lvlText w:val="%8."/>
      <w:lvlJc w:val="left"/>
      <w:pPr>
        <w:ind w:left="6168" w:hanging="360"/>
      </w:pPr>
    </w:lvl>
    <w:lvl w:ilvl="8" w:tplc="48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7" w15:restartNumberingAfterBreak="0">
    <w:nsid w:val="2C711AC7"/>
    <w:multiLevelType w:val="hybridMultilevel"/>
    <w:tmpl w:val="FA86957E"/>
    <w:lvl w:ilvl="0" w:tplc="48090001">
      <w:start w:val="1"/>
      <w:numFmt w:val="bullet"/>
      <w:lvlText w:val=""/>
      <w:lvlJc w:val="left"/>
      <w:pPr>
        <w:ind w:left="1128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8" w15:restartNumberingAfterBreak="0">
    <w:nsid w:val="30501E0B"/>
    <w:multiLevelType w:val="hybridMultilevel"/>
    <w:tmpl w:val="83A24768"/>
    <w:lvl w:ilvl="0" w:tplc="48090001">
      <w:start w:val="1"/>
      <w:numFmt w:val="bullet"/>
      <w:lvlText w:val=""/>
      <w:lvlJc w:val="left"/>
      <w:pPr>
        <w:ind w:left="1128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9" w15:restartNumberingAfterBreak="0">
    <w:nsid w:val="39291CB5"/>
    <w:multiLevelType w:val="hybridMultilevel"/>
    <w:tmpl w:val="819CB1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FD4FF2"/>
    <w:multiLevelType w:val="multilevel"/>
    <w:tmpl w:val="7BE2056C"/>
    <w:lvl w:ilvl="0">
      <w:start w:val="1"/>
      <w:numFmt w:val="upperLetter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08" w:hanging="408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8" w:hanging="4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8" w:hanging="4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08" w:hanging="408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08" w:hanging="40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8" w:hanging="40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8" w:hanging="408"/>
      </w:pPr>
      <w:rPr>
        <w:rFonts w:hint="default"/>
      </w:rPr>
    </w:lvl>
  </w:abstractNum>
  <w:abstractNum w:abstractNumId="11" w15:restartNumberingAfterBreak="0">
    <w:nsid w:val="3CB53AFA"/>
    <w:multiLevelType w:val="hybridMultilevel"/>
    <w:tmpl w:val="7B2CBB6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E83E79"/>
    <w:multiLevelType w:val="hybridMultilevel"/>
    <w:tmpl w:val="DBEC697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C44B55"/>
    <w:multiLevelType w:val="hybridMultilevel"/>
    <w:tmpl w:val="8D5C71AC"/>
    <w:lvl w:ilvl="0" w:tplc="48090017">
      <w:start w:val="1"/>
      <w:numFmt w:val="lowerLetter"/>
      <w:lvlText w:val="%1)"/>
      <w:lvlJc w:val="left"/>
      <w:pPr>
        <w:ind w:left="1128" w:hanging="360"/>
      </w:pPr>
    </w:lvl>
    <w:lvl w:ilvl="1" w:tplc="48090019" w:tentative="1">
      <w:start w:val="1"/>
      <w:numFmt w:val="lowerLetter"/>
      <w:lvlText w:val="%2."/>
      <w:lvlJc w:val="left"/>
      <w:pPr>
        <w:ind w:left="1848" w:hanging="360"/>
      </w:pPr>
    </w:lvl>
    <w:lvl w:ilvl="2" w:tplc="4809001B" w:tentative="1">
      <w:start w:val="1"/>
      <w:numFmt w:val="lowerRoman"/>
      <w:lvlText w:val="%3."/>
      <w:lvlJc w:val="right"/>
      <w:pPr>
        <w:ind w:left="2568" w:hanging="180"/>
      </w:pPr>
    </w:lvl>
    <w:lvl w:ilvl="3" w:tplc="4809000F" w:tentative="1">
      <w:start w:val="1"/>
      <w:numFmt w:val="decimal"/>
      <w:lvlText w:val="%4."/>
      <w:lvlJc w:val="left"/>
      <w:pPr>
        <w:ind w:left="3288" w:hanging="360"/>
      </w:pPr>
    </w:lvl>
    <w:lvl w:ilvl="4" w:tplc="48090019" w:tentative="1">
      <w:start w:val="1"/>
      <w:numFmt w:val="lowerLetter"/>
      <w:lvlText w:val="%5."/>
      <w:lvlJc w:val="left"/>
      <w:pPr>
        <w:ind w:left="4008" w:hanging="360"/>
      </w:pPr>
    </w:lvl>
    <w:lvl w:ilvl="5" w:tplc="4809001B" w:tentative="1">
      <w:start w:val="1"/>
      <w:numFmt w:val="lowerRoman"/>
      <w:lvlText w:val="%6."/>
      <w:lvlJc w:val="right"/>
      <w:pPr>
        <w:ind w:left="4728" w:hanging="180"/>
      </w:pPr>
    </w:lvl>
    <w:lvl w:ilvl="6" w:tplc="4809000F" w:tentative="1">
      <w:start w:val="1"/>
      <w:numFmt w:val="decimal"/>
      <w:lvlText w:val="%7."/>
      <w:lvlJc w:val="left"/>
      <w:pPr>
        <w:ind w:left="5448" w:hanging="360"/>
      </w:pPr>
    </w:lvl>
    <w:lvl w:ilvl="7" w:tplc="48090019" w:tentative="1">
      <w:start w:val="1"/>
      <w:numFmt w:val="lowerLetter"/>
      <w:lvlText w:val="%8."/>
      <w:lvlJc w:val="left"/>
      <w:pPr>
        <w:ind w:left="6168" w:hanging="360"/>
      </w:pPr>
    </w:lvl>
    <w:lvl w:ilvl="8" w:tplc="48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14" w15:restartNumberingAfterBreak="0">
    <w:nsid w:val="45C55717"/>
    <w:multiLevelType w:val="hybridMultilevel"/>
    <w:tmpl w:val="9938736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0004AE"/>
    <w:multiLevelType w:val="multilevel"/>
    <w:tmpl w:val="7BE2056C"/>
    <w:lvl w:ilvl="0">
      <w:start w:val="1"/>
      <w:numFmt w:val="upperLetter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08" w:hanging="408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8" w:hanging="4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8" w:hanging="4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08" w:hanging="408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08" w:hanging="40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8" w:hanging="40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8" w:hanging="408"/>
      </w:pPr>
      <w:rPr>
        <w:rFonts w:hint="default"/>
      </w:rPr>
    </w:lvl>
  </w:abstractNum>
  <w:abstractNum w:abstractNumId="16" w15:restartNumberingAfterBreak="0">
    <w:nsid w:val="4B746929"/>
    <w:multiLevelType w:val="hybridMultilevel"/>
    <w:tmpl w:val="175454B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384E9E"/>
    <w:multiLevelType w:val="multilevel"/>
    <w:tmpl w:val="5AEA148A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08" w:hanging="408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8" w:hanging="4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8" w:hanging="4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08" w:hanging="408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08" w:hanging="40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8" w:hanging="40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8" w:hanging="408"/>
      </w:pPr>
      <w:rPr>
        <w:rFonts w:hint="default"/>
      </w:rPr>
    </w:lvl>
  </w:abstractNum>
  <w:abstractNum w:abstractNumId="18" w15:restartNumberingAfterBreak="0">
    <w:nsid w:val="4F2E6998"/>
    <w:multiLevelType w:val="hybridMultilevel"/>
    <w:tmpl w:val="4E86F74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2C2050"/>
    <w:multiLevelType w:val="hybridMultilevel"/>
    <w:tmpl w:val="B408190C"/>
    <w:lvl w:ilvl="0" w:tplc="48090017">
      <w:start w:val="1"/>
      <w:numFmt w:val="lowerLetter"/>
      <w:lvlText w:val="%1)"/>
      <w:lvlJc w:val="left"/>
      <w:pPr>
        <w:ind w:left="1128" w:hanging="360"/>
      </w:pPr>
    </w:lvl>
    <w:lvl w:ilvl="1" w:tplc="48090019" w:tentative="1">
      <w:start w:val="1"/>
      <w:numFmt w:val="lowerLetter"/>
      <w:lvlText w:val="%2."/>
      <w:lvlJc w:val="left"/>
      <w:pPr>
        <w:ind w:left="1848" w:hanging="360"/>
      </w:pPr>
    </w:lvl>
    <w:lvl w:ilvl="2" w:tplc="4809001B" w:tentative="1">
      <w:start w:val="1"/>
      <w:numFmt w:val="lowerRoman"/>
      <w:lvlText w:val="%3."/>
      <w:lvlJc w:val="right"/>
      <w:pPr>
        <w:ind w:left="2568" w:hanging="180"/>
      </w:pPr>
    </w:lvl>
    <w:lvl w:ilvl="3" w:tplc="4809000F" w:tentative="1">
      <w:start w:val="1"/>
      <w:numFmt w:val="decimal"/>
      <w:lvlText w:val="%4."/>
      <w:lvlJc w:val="left"/>
      <w:pPr>
        <w:ind w:left="3288" w:hanging="360"/>
      </w:pPr>
    </w:lvl>
    <w:lvl w:ilvl="4" w:tplc="48090019" w:tentative="1">
      <w:start w:val="1"/>
      <w:numFmt w:val="lowerLetter"/>
      <w:lvlText w:val="%5."/>
      <w:lvlJc w:val="left"/>
      <w:pPr>
        <w:ind w:left="4008" w:hanging="360"/>
      </w:pPr>
    </w:lvl>
    <w:lvl w:ilvl="5" w:tplc="4809001B" w:tentative="1">
      <w:start w:val="1"/>
      <w:numFmt w:val="lowerRoman"/>
      <w:lvlText w:val="%6."/>
      <w:lvlJc w:val="right"/>
      <w:pPr>
        <w:ind w:left="4728" w:hanging="180"/>
      </w:pPr>
    </w:lvl>
    <w:lvl w:ilvl="6" w:tplc="4809000F" w:tentative="1">
      <w:start w:val="1"/>
      <w:numFmt w:val="decimal"/>
      <w:lvlText w:val="%7."/>
      <w:lvlJc w:val="left"/>
      <w:pPr>
        <w:ind w:left="5448" w:hanging="360"/>
      </w:pPr>
    </w:lvl>
    <w:lvl w:ilvl="7" w:tplc="48090019" w:tentative="1">
      <w:start w:val="1"/>
      <w:numFmt w:val="lowerLetter"/>
      <w:lvlText w:val="%8."/>
      <w:lvlJc w:val="left"/>
      <w:pPr>
        <w:ind w:left="6168" w:hanging="360"/>
      </w:pPr>
    </w:lvl>
    <w:lvl w:ilvl="8" w:tplc="48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20" w15:restartNumberingAfterBreak="0">
    <w:nsid w:val="5856297E"/>
    <w:multiLevelType w:val="hybridMultilevel"/>
    <w:tmpl w:val="2182051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D7223A"/>
    <w:multiLevelType w:val="hybridMultilevel"/>
    <w:tmpl w:val="73829B34"/>
    <w:lvl w:ilvl="0" w:tplc="48090001">
      <w:start w:val="1"/>
      <w:numFmt w:val="bullet"/>
      <w:lvlText w:val=""/>
      <w:lvlJc w:val="left"/>
      <w:pPr>
        <w:ind w:left="1128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22" w15:restartNumberingAfterBreak="0">
    <w:nsid w:val="5EFA77AF"/>
    <w:multiLevelType w:val="hybridMultilevel"/>
    <w:tmpl w:val="B2C0E40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2109BF"/>
    <w:multiLevelType w:val="hybridMultilevel"/>
    <w:tmpl w:val="2C5A0488"/>
    <w:lvl w:ilvl="0" w:tplc="48090001">
      <w:start w:val="1"/>
      <w:numFmt w:val="bullet"/>
      <w:lvlText w:val=""/>
      <w:lvlJc w:val="left"/>
      <w:pPr>
        <w:ind w:left="1128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24" w15:restartNumberingAfterBreak="0">
    <w:nsid w:val="673C4304"/>
    <w:multiLevelType w:val="multilevel"/>
    <w:tmpl w:val="5AEA148A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08" w:hanging="408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8" w:hanging="4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8" w:hanging="4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08" w:hanging="408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08" w:hanging="40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8" w:hanging="40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8" w:hanging="408"/>
      </w:pPr>
      <w:rPr>
        <w:rFonts w:hint="default"/>
      </w:rPr>
    </w:lvl>
  </w:abstractNum>
  <w:abstractNum w:abstractNumId="25" w15:restartNumberingAfterBreak="0">
    <w:nsid w:val="6ACD1596"/>
    <w:multiLevelType w:val="multilevel"/>
    <w:tmpl w:val="7BE2056C"/>
    <w:lvl w:ilvl="0">
      <w:start w:val="1"/>
      <w:numFmt w:val="upperLetter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08" w:hanging="408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8" w:hanging="4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8" w:hanging="4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08" w:hanging="408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08" w:hanging="40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8" w:hanging="40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8" w:hanging="408"/>
      </w:pPr>
      <w:rPr>
        <w:rFonts w:hint="default"/>
      </w:rPr>
    </w:lvl>
  </w:abstractNum>
  <w:abstractNum w:abstractNumId="26" w15:restartNumberingAfterBreak="0">
    <w:nsid w:val="6D4E18E9"/>
    <w:multiLevelType w:val="multilevel"/>
    <w:tmpl w:val="5AEA148A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08" w:hanging="408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8" w:hanging="4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8" w:hanging="4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08" w:hanging="408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08" w:hanging="40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8" w:hanging="40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8" w:hanging="408"/>
      </w:pPr>
      <w:rPr>
        <w:rFonts w:hint="default"/>
      </w:rPr>
    </w:lvl>
  </w:abstractNum>
  <w:abstractNum w:abstractNumId="27" w15:restartNumberingAfterBreak="0">
    <w:nsid w:val="6DC2708F"/>
    <w:multiLevelType w:val="hybridMultilevel"/>
    <w:tmpl w:val="F3E6797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120A48"/>
    <w:multiLevelType w:val="hybridMultilevel"/>
    <w:tmpl w:val="1DB40998"/>
    <w:lvl w:ilvl="0" w:tplc="48090001">
      <w:start w:val="1"/>
      <w:numFmt w:val="bullet"/>
      <w:lvlText w:val=""/>
      <w:lvlJc w:val="left"/>
      <w:pPr>
        <w:ind w:left="1128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29" w15:restartNumberingAfterBreak="0">
    <w:nsid w:val="70EA0007"/>
    <w:multiLevelType w:val="hybridMultilevel"/>
    <w:tmpl w:val="665EC3DE"/>
    <w:lvl w:ilvl="0" w:tplc="48090001">
      <w:start w:val="1"/>
      <w:numFmt w:val="bullet"/>
      <w:lvlText w:val=""/>
      <w:lvlJc w:val="left"/>
      <w:pPr>
        <w:ind w:left="1128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30" w15:restartNumberingAfterBreak="0">
    <w:nsid w:val="75B742D4"/>
    <w:multiLevelType w:val="hybridMultilevel"/>
    <w:tmpl w:val="19CAE2BC"/>
    <w:lvl w:ilvl="0" w:tplc="4809000F">
      <w:start w:val="1"/>
      <w:numFmt w:val="decimal"/>
      <w:lvlText w:val="%1."/>
      <w:lvlJc w:val="left"/>
      <w:pPr>
        <w:ind w:left="1128" w:hanging="360"/>
      </w:pPr>
    </w:lvl>
    <w:lvl w:ilvl="1" w:tplc="48090019" w:tentative="1">
      <w:start w:val="1"/>
      <w:numFmt w:val="lowerLetter"/>
      <w:lvlText w:val="%2."/>
      <w:lvlJc w:val="left"/>
      <w:pPr>
        <w:ind w:left="1848" w:hanging="360"/>
      </w:pPr>
    </w:lvl>
    <w:lvl w:ilvl="2" w:tplc="4809001B" w:tentative="1">
      <w:start w:val="1"/>
      <w:numFmt w:val="lowerRoman"/>
      <w:lvlText w:val="%3."/>
      <w:lvlJc w:val="right"/>
      <w:pPr>
        <w:ind w:left="2568" w:hanging="180"/>
      </w:pPr>
    </w:lvl>
    <w:lvl w:ilvl="3" w:tplc="4809000F" w:tentative="1">
      <w:start w:val="1"/>
      <w:numFmt w:val="decimal"/>
      <w:lvlText w:val="%4."/>
      <w:lvlJc w:val="left"/>
      <w:pPr>
        <w:ind w:left="3288" w:hanging="360"/>
      </w:pPr>
    </w:lvl>
    <w:lvl w:ilvl="4" w:tplc="48090019" w:tentative="1">
      <w:start w:val="1"/>
      <w:numFmt w:val="lowerLetter"/>
      <w:lvlText w:val="%5."/>
      <w:lvlJc w:val="left"/>
      <w:pPr>
        <w:ind w:left="4008" w:hanging="360"/>
      </w:pPr>
    </w:lvl>
    <w:lvl w:ilvl="5" w:tplc="4809001B" w:tentative="1">
      <w:start w:val="1"/>
      <w:numFmt w:val="lowerRoman"/>
      <w:lvlText w:val="%6."/>
      <w:lvlJc w:val="right"/>
      <w:pPr>
        <w:ind w:left="4728" w:hanging="180"/>
      </w:pPr>
    </w:lvl>
    <w:lvl w:ilvl="6" w:tplc="4809000F" w:tentative="1">
      <w:start w:val="1"/>
      <w:numFmt w:val="decimal"/>
      <w:lvlText w:val="%7."/>
      <w:lvlJc w:val="left"/>
      <w:pPr>
        <w:ind w:left="5448" w:hanging="360"/>
      </w:pPr>
    </w:lvl>
    <w:lvl w:ilvl="7" w:tplc="48090019" w:tentative="1">
      <w:start w:val="1"/>
      <w:numFmt w:val="lowerLetter"/>
      <w:lvlText w:val="%8."/>
      <w:lvlJc w:val="left"/>
      <w:pPr>
        <w:ind w:left="6168" w:hanging="360"/>
      </w:pPr>
    </w:lvl>
    <w:lvl w:ilvl="8" w:tplc="48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31" w15:restartNumberingAfterBreak="0">
    <w:nsid w:val="78564492"/>
    <w:multiLevelType w:val="hybridMultilevel"/>
    <w:tmpl w:val="AE3EEF6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96319F"/>
    <w:multiLevelType w:val="hybridMultilevel"/>
    <w:tmpl w:val="CF023246"/>
    <w:lvl w:ilvl="0" w:tplc="4809000F">
      <w:start w:val="1"/>
      <w:numFmt w:val="decimal"/>
      <w:lvlText w:val="%1."/>
      <w:lvlJc w:val="left"/>
      <w:pPr>
        <w:ind w:left="1128" w:hanging="360"/>
      </w:pPr>
    </w:lvl>
    <w:lvl w:ilvl="1" w:tplc="48090019" w:tentative="1">
      <w:start w:val="1"/>
      <w:numFmt w:val="lowerLetter"/>
      <w:lvlText w:val="%2."/>
      <w:lvlJc w:val="left"/>
      <w:pPr>
        <w:ind w:left="1848" w:hanging="360"/>
      </w:pPr>
    </w:lvl>
    <w:lvl w:ilvl="2" w:tplc="4809001B" w:tentative="1">
      <w:start w:val="1"/>
      <w:numFmt w:val="lowerRoman"/>
      <w:lvlText w:val="%3."/>
      <w:lvlJc w:val="right"/>
      <w:pPr>
        <w:ind w:left="2568" w:hanging="180"/>
      </w:pPr>
    </w:lvl>
    <w:lvl w:ilvl="3" w:tplc="4809000F" w:tentative="1">
      <w:start w:val="1"/>
      <w:numFmt w:val="decimal"/>
      <w:lvlText w:val="%4."/>
      <w:lvlJc w:val="left"/>
      <w:pPr>
        <w:ind w:left="3288" w:hanging="360"/>
      </w:pPr>
    </w:lvl>
    <w:lvl w:ilvl="4" w:tplc="48090019" w:tentative="1">
      <w:start w:val="1"/>
      <w:numFmt w:val="lowerLetter"/>
      <w:lvlText w:val="%5."/>
      <w:lvlJc w:val="left"/>
      <w:pPr>
        <w:ind w:left="4008" w:hanging="360"/>
      </w:pPr>
    </w:lvl>
    <w:lvl w:ilvl="5" w:tplc="4809001B" w:tentative="1">
      <w:start w:val="1"/>
      <w:numFmt w:val="lowerRoman"/>
      <w:lvlText w:val="%6."/>
      <w:lvlJc w:val="right"/>
      <w:pPr>
        <w:ind w:left="4728" w:hanging="180"/>
      </w:pPr>
    </w:lvl>
    <w:lvl w:ilvl="6" w:tplc="4809000F" w:tentative="1">
      <w:start w:val="1"/>
      <w:numFmt w:val="decimal"/>
      <w:lvlText w:val="%7."/>
      <w:lvlJc w:val="left"/>
      <w:pPr>
        <w:ind w:left="5448" w:hanging="360"/>
      </w:pPr>
    </w:lvl>
    <w:lvl w:ilvl="7" w:tplc="48090019" w:tentative="1">
      <w:start w:val="1"/>
      <w:numFmt w:val="lowerLetter"/>
      <w:lvlText w:val="%8."/>
      <w:lvlJc w:val="left"/>
      <w:pPr>
        <w:ind w:left="6168" w:hanging="360"/>
      </w:pPr>
    </w:lvl>
    <w:lvl w:ilvl="8" w:tplc="48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33" w15:restartNumberingAfterBreak="0">
    <w:nsid w:val="7C330D3F"/>
    <w:multiLevelType w:val="hybridMultilevel"/>
    <w:tmpl w:val="CA861286"/>
    <w:lvl w:ilvl="0" w:tplc="48090001">
      <w:start w:val="1"/>
      <w:numFmt w:val="bullet"/>
      <w:lvlText w:val=""/>
      <w:lvlJc w:val="left"/>
      <w:pPr>
        <w:ind w:left="1128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num w:numId="1" w16cid:durableId="707416157">
    <w:abstractNumId w:val="24"/>
  </w:num>
  <w:num w:numId="2" w16cid:durableId="1426026415">
    <w:abstractNumId w:val="17"/>
  </w:num>
  <w:num w:numId="3" w16cid:durableId="1726105133">
    <w:abstractNumId w:val="32"/>
  </w:num>
  <w:num w:numId="4" w16cid:durableId="878861071">
    <w:abstractNumId w:val="1"/>
  </w:num>
  <w:num w:numId="5" w16cid:durableId="928585908">
    <w:abstractNumId w:val="16"/>
  </w:num>
  <w:num w:numId="6" w16cid:durableId="663356694">
    <w:abstractNumId w:val="11"/>
  </w:num>
  <w:num w:numId="7" w16cid:durableId="1136293645">
    <w:abstractNumId w:val="9"/>
  </w:num>
  <w:num w:numId="8" w16cid:durableId="1834223557">
    <w:abstractNumId w:val="25"/>
  </w:num>
  <w:num w:numId="9" w16cid:durableId="460197837">
    <w:abstractNumId w:val="30"/>
  </w:num>
  <w:num w:numId="10" w16cid:durableId="1767966421">
    <w:abstractNumId w:val="21"/>
  </w:num>
  <w:num w:numId="11" w16cid:durableId="1414667548">
    <w:abstractNumId w:val="5"/>
  </w:num>
  <w:num w:numId="12" w16cid:durableId="1270312173">
    <w:abstractNumId w:val="7"/>
  </w:num>
  <w:num w:numId="13" w16cid:durableId="386147144">
    <w:abstractNumId w:val="23"/>
  </w:num>
  <w:num w:numId="14" w16cid:durableId="1198540922">
    <w:abstractNumId w:val="29"/>
  </w:num>
  <w:num w:numId="15" w16cid:durableId="2146308594">
    <w:abstractNumId w:val="28"/>
  </w:num>
  <w:num w:numId="16" w16cid:durableId="958993733">
    <w:abstractNumId w:val="8"/>
  </w:num>
  <w:num w:numId="17" w16cid:durableId="193344575">
    <w:abstractNumId w:val="19"/>
  </w:num>
  <w:num w:numId="18" w16cid:durableId="515968762">
    <w:abstractNumId w:val="6"/>
  </w:num>
  <w:num w:numId="19" w16cid:durableId="850876169">
    <w:abstractNumId w:val="33"/>
  </w:num>
  <w:num w:numId="20" w16cid:durableId="1174493544">
    <w:abstractNumId w:val="13"/>
  </w:num>
  <w:num w:numId="21" w16cid:durableId="1308632496">
    <w:abstractNumId w:val="10"/>
  </w:num>
  <w:num w:numId="22" w16cid:durableId="953828239">
    <w:abstractNumId w:val="26"/>
  </w:num>
  <w:num w:numId="23" w16cid:durableId="2008821596">
    <w:abstractNumId w:val="15"/>
  </w:num>
  <w:num w:numId="24" w16cid:durableId="135731291">
    <w:abstractNumId w:val="31"/>
  </w:num>
  <w:num w:numId="25" w16cid:durableId="1962153884">
    <w:abstractNumId w:val="27"/>
  </w:num>
  <w:num w:numId="26" w16cid:durableId="423767873">
    <w:abstractNumId w:val="22"/>
  </w:num>
  <w:num w:numId="27" w16cid:durableId="1814714958">
    <w:abstractNumId w:val="20"/>
  </w:num>
  <w:num w:numId="28" w16cid:durableId="583685734">
    <w:abstractNumId w:val="4"/>
  </w:num>
  <w:num w:numId="29" w16cid:durableId="435953518">
    <w:abstractNumId w:val="3"/>
  </w:num>
  <w:num w:numId="30" w16cid:durableId="1384016139">
    <w:abstractNumId w:val="14"/>
  </w:num>
  <w:num w:numId="31" w16cid:durableId="1039470389">
    <w:abstractNumId w:val="18"/>
  </w:num>
  <w:num w:numId="32" w16cid:durableId="1412654226">
    <w:abstractNumId w:val="2"/>
  </w:num>
  <w:num w:numId="33" w16cid:durableId="47337019">
    <w:abstractNumId w:val="12"/>
  </w:num>
  <w:num w:numId="34" w16cid:durableId="935675198">
    <w:abstractNumId w:val="0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M1Mjc2tLS0NDE0MjVS0lEKTi0uzszPAykwqgUA8YPdtSwAAAA="/>
  </w:docVars>
  <w:rsids>
    <w:rsidRoot w:val="00914BEA"/>
    <w:rsid w:val="00001DA4"/>
    <w:rsid w:val="000020C6"/>
    <w:rsid w:val="0000440F"/>
    <w:rsid w:val="000076AA"/>
    <w:rsid w:val="00010D96"/>
    <w:rsid w:val="00013D30"/>
    <w:rsid w:val="0001442C"/>
    <w:rsid w:val="00021F71"/>
    <w:rsid w:val="000237E7"/>
    <w:rsid w:val="00024699"/>
    <w:rsid w:val="00025CA8"/>
    <w:rsid w:val="000331A6"/>
    <w:rsid w:val="000346A2"/>
    <w:rsid w:val="00034763"/>
    <w:rsid w:val="00040143"/>
    <w:rsid w:val="00047E94"/>
    <w:rsid w:val="000540F2"/>
    <w:rsid w:val="00054A33"/>
    <w:rsid w:val="000612E4"/>
    <w:rsid w:val="00064120"/>
    <w:rsid w:val="00071138"/>
    <w:rsid w:val="00071888"/>
    <w:rsid w:val="000739A1"/>
    <w:rsid w:val="00073C5F"/>
    <w:rsid w:val="00077467"/>
    <w:rsid w:val="0008126C"/>
    <w:rsid w:val="00087A4F"/>
    <w:rsid w:val="000A0EA5"/>
    <w:rsid w:val="000A1B91"/>
    <w:rsid w:val="000A42DB"/>
    <w:rsid w:val="000A4657"/>
    <w:rsid w:val="000B3873"/>
    <w:rsid w:val="000B5D3E"/>
    <w:rsid w:val="000B60CF"/>
    <w:rsid w:val="000C2BB0"/>
    <w:rsid w:val="000C3461"/>
    <w:rsid w:val="000C3DA8"/>
    <w:rsid w:val="000D3060"/>
    <w:rsid w:val="000D3924"/>
    <w:rsid w:val="000E1CB5"/>
    <w:rsid w:val="000E2382"/>
    <w:rsid w:val="000E3A50"/>
    <w:rsid w:val="000E711D"/>
    <w:rsid w:val="000E7886"/>
    <w:rsid w:val="000F1D7D"/>
    <w:rsid w:val="000F3BAE"/>
    <w:rsid w:val="000F6120"/>
    <w:rsid w:val="00104B9A"/>
    <w:rsid w:val="00107D99"/>
    <w:rsid w:val="00113D7C"/>
    <w:rsid w:val="00116B72"/>
    <w:rsid w:val="00116BB4"/>
    <w:rsid w:val="00117B49"/>
    <w:rsid w:val="00120036"/>
    <w:rsid w:val="00120410"/>
    <w:rsid w:val="001212EE"/>
    <w:rsid w:val="00121CB7"/>
    <w:rsid w:val="00122818"/>
    <w:rsid w:val="00122D14"/>
    <w:rsid w:val="0012321B"/>
    <w:rsid w:val="0012581E"/>
    <w:rsid w:val="00130EEA"/>
    <w:rsid w:val="0013497C"/>
    <w:rsid w:val="00134AD3"/>
    <w:rsid w:val="001366C3"/>
    <w:rsid w:val="0014176F"/>
    <w:rsid w:val="00143259"/>
    <w:rsid w:val="00146259"/>
    <w:rsid w:val="0015061C"/>
    <w:rsid w:val="0015160F"/>
    <w:rsid w:val="001541C6"/>
    <w:rsid w:val="001550B2"/>
    <w:rsid w:val="001556D1"/>
    <w:rsid w:val="00156363"/>
    <w:rsid w:val="001565EB"/>
    <w:rsid w:val="00156AC7"/>
    <w:rsid w:val="00161588"/>
    <w:rsid w:val="0016192E"/>
    <w:rsid w:val="00162E01"/>
    <w:rsid w:val="00163429"/>
    <w:rsid w:val="00165643"/>
    <w:rsid w:val="001672A5"/>
    <w:rsid w:val="001732DC"/>
    <w:rsid w:val="001748DE"/>
    <w:rsid w:val="001770A5"/>
    <w:rsid w:val="001772EF"/>
    <w:rsid w:val="00177343"/>
    <w:rsid w:val="001842ED"/>
    <w:rsid w:val="001854CA"/>
    <w:rsid w:val="00186C7C"/>
    <w:rsid w:val="0019222C"/>
    <w:rsid w:val="00193471"/>
    <w:rsid w:val="001953DC"/>
    <w:rsid w:val="00195FB2"/>
    <w:rsid w:val="001968FA"/>
    <w:rsid w:val="001A10E9"/>
    <w:rsid w:val="001A4EA3"/>
    <w:rsid w:val="001B0CA1"/>
    <w:rsid w:val="001B1652"/>
    <w:rsid w:val="001B1F2E"/>
    <w:rsid w:val="001B3EAD"/>
    <w:rsid w:val="001B425E"/>
    <w:rsid w:val="001B531D"/>
    <w:rsid w:val="001C0510"/>
    <w:rsid w:val="001C13FA"/>
    <w:rsid w:val="001D0064"/>
    <w:rsid w:val="001D3D30"/>
    <w:rsid w:val="001D4F16"/>
    <w:rsid w:val="001D5067"/>
    <w:rsid w:val="001E12EA"/>
    <w:rsid w:val="001E2584"/>
    <w:rsid w:val="001E5287"/>
    <w:rsid w:val="001E52F9"/>
    <w:rsid w:val="001E6045"/>
    <w:rsid w:val="001E64BC"/>
    <w:rsid w:val="001F375A"/>
    <w:rsid w:val="001F55D2"/>
    <w:rsid w:val="0020001F"/>
    <w:rsid w:val="00204D9B"/>
    <w:rsid w:val="002053A1"/>
    <w:rsid w:val="0021179F"/>
    <w:rsid w:val="002122DA"/>
    <w:rsid w:val="00213F5C"/>
    <w:rsid w:val="0021707D"/>
    <w:rsid w:val="00217209"/>
    <w:rsid w:val="0022066A"/>
    <w:rsid w:val="00220E2F"/>
    <w:rsid w:val="00220EB7"/>
    <w:rsid w:val="002217E0"/>
    <w:rsid w:val="0022609C"/>
    <w:rsid w:val="00235B26"/>
    <w:rsid w:val="0023754B"/>
    <w:rsid w:val="00240E1E"/>
    <w:rsid w:val="00240EAC"/>
    <w:rsid w:val="00242F77"/>
    <w:rsid w:val="00243A45"/>
    <w:rsid w:val="00245E1F"/>
    <w:rsid w:val="00245E80"/>
    <w:rsid w:val="00246DE7"/>
    <w:rsid w:val="0024790B"/>
    <w:rsid w:val="002521B1"/>
    <w:rsid w:val="00253F21"/>
    <w:rsid w:val="00254241"/>
    <w:rsid w:val="002548D2"/>
    <w:rsid w:val="0025671C"/>
    <w:rsid w:val="00265C8C"/>
    <w:rsid w:val="00274548"/>
    <w:rsid w:val="002752B1"/>
    <w:rsid w:val="002804C8"/>
    <w:rsid w:val="00283436"/>
    <w:rsid w:val="00283BDC"/>
    <w:rsid w:val="002908F4"/>
    <w:rsid w:val="00293CE9"/>
    <w:rsid w:val="00294547"/>
    <w:rsid w:val="00296AA8"/>
    <w:rsid w:val="002A47DF"/>
    <w:rsid w:val="002A60E1"/>
    <w:rsid w:val="002A63EE"/>
    <w:rsid w:val="002A7C65"/>
    <w:rsid w:val="002B309D"/>
    <w:rsid w:val="002C3ACD"/>
    <w:rsid w:val="002C4FD4"/>
    <w:rsid w:val="002C56F0"/>
    <w:rsid w:val="002D188A"/>
    <w:rsid w:val="002D1A5F"/>
    <w:rsid w:val="002D3664"/>
    <w:rsid w:val="002D4BED"/>
    <w:rsid w:val="002E12BF"/>
    <w:rsid w:val="002E2B77"/>
    <w:rsid w:val="002E677B"/>
    <w:rsid w:val="002F1E10"/>
    <w:rsid w:val="002F31B6"/>
    <w:rsid w:val="002F31C1"/>
    <w:rsid w:val="002F4891"/>
    <w:rsid w:val="002F6298"/>
    <w:rsid w:val="002F7A0A"/>
    <w:rsid w:val="0030039E"/>
    <w:rsid w:val="003055DE"/>
    <w:rsid w:val="00305DE0"/>
    <w:rsid w:val="00306822"/>
    <w:rsid w:val="00307785"/>
    <w:rsid w:val="00307C84"/>
    <w:rsid w:val="003166AD"/>
    <w:rsid w:val="003176B1"/>
    <w:rsid w:val="0032320C"/>
    <w:rsid w:val="003235BA"/>
    <w:rsid w:val="00323DFE"/>
    <w:rsid w:val="00324BB7"/>
    <w:rsid w:val="00330FFF"/>
    <w:rsid w:val="00331049"/>
    <w:rsid w:val="00334A57"/>
    <w:rsid w:val="00337E17"/>
    <w:rsid w:val="003471D7"/>
    <w:rsid w:val="00347E2A"/>
    <w:rsid w:val="00350CCF"/>
    <w:rsid w:val="00355D26"/>
    <w:rsid w:val="00356EFD"/>
    <w:rsid w:val="00356FFE"/>
    <w:rsid w:val="00360132"/>
    <w:rsid w:val="00363061"/>
    <w:rsid w:val="003669C4"/>
    <w:rsid w:val="00366B8E"/>
    <w:rsid w:val="00371173"/>
    <w:rsid w:val="0037321A"/>
    <w:rsid w:val="003733EC"/>
    <w:rsid w:val="00382B85"/>
    <w:rsid w:val="00385F86"/>
    <w:rsid w:val="00390017"/>
    <w:rsid w:val="003918BA"/>
    <w:rsid w:val="0039478C"/>
    <w:rsid w:val="003964EB"/>
    <w:rsid w:val="00397E1B"/>
    <w:rsid w:val="003A10D2"/>
    <w:rsid w:val="003A1CF4"/>
    <w:rsid w:val="003A4DC2"/>
    <w:rsid w:val="003A5D2A"/>
    <w:rsid w:val="003A65E7"/>
    <w:rsid w:val="003A758E"/>
    <w:rsid w:val="003B0317"/>
    <w:rsid w:val="003C09BD"/>
    <w:rsid w:val="003C191F"/>
    <w:rsid w:val="003D40B8"/>
    <w:rsid w:val="003D6711"/>
    <w:rsid w:val="003D7327"/>
    <w:rsid w:val="003E17A0"/>
    <w:rsid w:val="003E1CF3"/>
    <w:rsid w:val="003E4959"/>
    <w:rsid w:val="003E61A9"/>
    <w:rsid w:val="003E6571"/>
    <w:rsid w:val="003F4590"/>
    <w:rsid w:val="003F700E"/>
    <w:rsid w:val="00400876"/>
    <w:rsid w:val="00411C7C"/>
    <w:rsid w:val="00413780"/>
    <w:rsid w:val="0041453A"/>
    <w:rsid w:val="00416118"/>
    <w:rsid w:val="00416D80"/>
    <w:rsid w:val="0042045A"/>
    <w:rsid w:val="00420860"/>
    <w:rsid w:val="004249E9"/>
    <w:rsid w:val="00424F51"/>
    <w:rsid w:val="00425C40"/>
    <w:rsid w:val="004354EF"/>
    <w:rsid w:val="00437DF1"/>
    <w:rsid w:val="00440CAF"/>
    <w:rsid w:val="00446DFC"/>
    <w:rsid w:val="00455427"/>
    <w:rsid w:val="00462737"/>
    <w:rsid w:val="00462DE8"/>
    <w:rsid w:val="00463983"/>
    <w:rsid w:val="00463BC8"/>
    <w:rsid w:val="0046475B"/>
    <w:rsid w:val="004665D3"/>
    <w:rsid w:val="00470588"/>
    <w:rsid w:val="00472E30"/>
    <w:rsid w:val="004731C0"/>
    <w:rsid w:val="0047472B"/>
    <w:rsid w:val="004769CD"/>
    <w:rsid w:val="0047791D"/>
    <w:rsid w:val="00477C96"/>
    <w:rsid w:val="00480479"/>
    <w:rsid w:val="00480549"/>
    <w:rsid w:val="00484FB2"/>
    <w:rsid w:val="004857A4"/>
    <w:rsid w:val="00485A50"/>
    <w:rsid w:val="00485AEE"/>
    <w:rsid w:val="00485B55"/>
    <w:rsid w:val="00486D7D"/>
    <w:rsid w:val="00493DDC"/>
    <w:rsid w:val="004A11A9"/>
    <w:rsid w:val="004A313F"/>
    <w:rsid w:val="004A61AE"/>
    <w:rsid w:val="004A6FEF"/>
    <w:rsid w:val="004A77B9"/>
    <w:rsid w:val="004B2E74"/>
    <w:rsid w:val="004B3EFA"/>
    <w:rsid w:val="004B70B3"/>
    <w:rsid w:val="004C0D03"/>
    <w:rsid w:val="004C212B"/>
    <w:rsid w:val="004C3793"/>
    <w:rsid w:val="004C3FFC"/>
    <w:rsid w:val="004C72A5"/>
    <w:rsid w:val="004C7C08"/>
    <w:rsid w:val="004D1716"/>
    <w:rsid w:val="004D36A0"/>
    <w:rsid w:val="004E37D7"/>
    <w:rsid w:val="004E39B6"/>
    <w:rsid w:val="004E5B3D"/>
    <w:rsid w:val="004F015D"/>
    <w:rsid w:val="004F0DF0"/>
    <w:rsid w:val="004F5006"/>
    <w:rsid w:val="004F595E"/>
    <w:rsid w:val="004F6711"/>
    <w:rsid w:val="004F70D9"/>
    <w:rsid w:val="0050406E"/>
    <w:rsid w:val="00507FD0"/>
    <w:rsid w:val="00510E85"/>
    <w:rsid w:val="00514663"/>
    <w:rsid w:val="00522001"/>
    <w:rsid w:val="00523B1B"/>
    <w:rsid w:val="00523D8D"/>
    <w:rsid w:val="00524570"/>
    <w:rsid w:val="00527365"/>
    <w:rsid w:val="005335CB"/>
    <w:rsid w:val="00535F82"/>
    <w:rsid w:val="00541B30"/>
    <w:rsid w:val="0054745E"/>
    <w:rsid w:val="005517E1"/>
    <w:rsid w:val="00552605"/>
    <w:rsid w:val="00552F48"/>
    <w:rsid w:val="0055551C"/>
    <w:rsid w:val="0055594E"/>
    <w:rsid w:val="00556F02"/>
    <w:rsid w:val="00560D60"/>
    <w:rsid w:val="00560F46"/>
    <w:rsid w:val="00571AE2"/>
    <w:rsid w:val="0057520B"/>
    <w:rsid w:val="0057575C"/>
    <w:rsid w:val="00577CE2"/>
    <w:rsid w:val="005823AD"/>
    <w:rsid w:val="00585F59"/>
    <w:rsid w:val="00592227"/>
    <w:rsid w:val="00594D5F"/>
    <w:rsid w:val="00597C0D"/>
    <w:rsid w:val="005A25CB"/>
    <w:rsid w:val="005A37A4"/>
    <w:rsid w:val="005A4E96"/>
    <w:rsid w:val="005A5490"/>
    <w:rsid w:val="005B0C92"/>
    <w:rsid w:val="005B511B"/>
    <w:rsid w:val="005C0834"/>
    <w:rsid w:val="005C1138"/>
    <w:rsid w:val="005C4A57"/>
    <w:rsid w:val="005C6039"/>
    <w:rsid w:val="005C75FB"/>
    <w:rsid w:val="005D1CE2"/>
    <w:rsid w:val="005D1EE7"/>
    <w:rsid w:val="005D3C67"/>
    <w:rsid w:val="005E0E01"/>
    <w:rsid w:val="005E1E92"/>
    <w:rsid w:val="005E5837"/>
    <w:rsid w:val="005E6118"/>
    <w:rsid w:val="005F4078"/>
    <w:rsid w:val="005F78CC"/>
    <w:rsid w:val="006020DC"/>
    <w:rsid w:val="0060223F"/>
    <w:rsid w:val="00603C7A"/>
    <w:rsid w:val="00606CD2"/>
    <w:rsid w:val="006107C9"/>
    <w:rsid w:val="00612F86"/>
    <w:rsid w:val="0061306A"/>
    <w:rsid w:val="00615E75"/>
    <w:rsid w:val="00621725"/>
    <w:rsid w:val="00622964"/>
    <w:rsid w:val="0062348F"/>
    <w:rsid w:val="006320B5"/>
    <w:rsid w:val="0063282C"/>
    <w:rsid w:val="00632AD7"/>
    <w:rsid w:val="00633051"/>
    <w:rsid w:val="00642EA7"/>
    <w:rsid w:val="00643547"/>
    <w:rsid w:val="00643D73"/>
    <w:rsid w:val="00644BC7"/>
    <w:rsid w:val="00646F26"/>
    <w:rsid w:val="0065006B"/>
    <w:rsid w:val="00650AC0"/>
    <w:rsid w:val="0065558C"/>
    <w:rsid w:val="006642A1"/>
    <w:rsid w:val="00666025"/>
    <w:rsid w:val="00666D4C"/>
    <w:rsid w:val="00674D4A"/>
    <w:rsid w:val="0067591E"/>
    <w:rsid w:val="00681685"/>
    <w:rsid w:val="00681B53"/>
    <w:rsid w:val="00682117"/>
    <w:rsid w:val="00683244"/>
    <w:rsid w:val="006835E5"/>
    <w:rsid w:val="00683A9F"/>
    <w:rsid w:val="00683D96"/>
    <w:rsid w:val="00686575"/>
    <w:rsid w:val="006954F3"/>
    <w:rsid w:val="00696E7D"/>
    <w:rsid w:val="006A0DBC"/>
    <w:rsid w:val="006A30D4"/>
    <w:rsid w:val="006A4F7F"/>
    <w:rsid w:val="006A56E5"/>
    <w:rsid w:val="006A5D04"/>
    <w:rsid w:val="006A600C"/>
    <w:rsid w:val="006B50FF"/>
    <w:rsid w:val="006C0DA7"/>
    <w:rsid w:val="006C59AC"/>
    <w:rsid w:val="006C6C9A"/>
    <w:rsid w:val="006D47F7"/>
    <w:rsid w:val="006D5016"/>
    <w:rsid w:val="006D67DC"/>
    <w:rsid w:val="006D6ABE"/>
    <w:rsid w:val="006E1278"/>
    <w:rsid w:val="006E1786"/>
    <w:rsid w:val="006E1F19"/>
    <w:rsid w:val="006E69E1"/>
    <w:rsid w:val="006E7489"/>
    <w:rsid w:val="006F0B12"/>
    <w:rsid w:val="006F112C"/>
    <w:rsid w:val="006F1F1E"/>
    <w:rsid w:val="006F3CC9"/>
    <w:rsid w:val="006F5A40"/>
    <w:rsid w:val="006F5BA5"/>
    <w:rsid w:val="006F658D"/>
    <w:rsid w:val="00701BB5"/>
    <w:rsid w:val="007040E7"/>
    <w:rsid w:val="00705CF9"/>
    <w:rsid w:val="00707371"/>
    <w:rsid w:val="00711A1D"/>
    <w:rsid w:val="0071315F"/>
    <w:rsid w:val="00714A21"/>
    <w:rsid w:val="00720077"/>
    <w:rsid w:val="00721753"/>
    <w:rsid w:val="00723173"/>
    <w:rsid w:val="00727747"/>
    <w:rsid w:val="00736113"/>
    <w:rsid w:val="0074261B"/>
    <w:rsid w:val="0074421E"/>
    <w:rsid w:val="00744FD0"/>
    <w:rsid w:val="00745D0D"/>
    <w:rsid w:val="00746B2B"/>
    <w:rsid w:val="00747362"/>
    <w:rsid w:val="0075181B"/>
    <w:rsid w:val="007576B2"/>
    <w:rsid w:val="007700D2"/>
    <w:rsid w:val="0077473E"/>
    <w:rsid w:val="00777A5A"/>
    <w:rsid w:val="0078152E"/>
    <w:rsid w:val="007818D3"/>
    <w:rsid w:val="00782861"/>
    <w:rsid w:val="00793278"/>
    <w:rsid w:val="007973DA"/>
    <w:rsid w:val="00797F02"/>
    <w:rsid w:val="007A11D9"/>
    <w:rsid w:val="007A4AEA"/>
    <w:rsid w:val="007A68BF"/>
    <w:rsid w:val="007A6974"/>
    <w:rsid w:val="007B0B81"/>
    <w:rsid w:val="007B1087"/>
    <w:rsid w:val="007B6C6D"/>
    <w:rsid w:val="007B6D74"/>
    <w:rsid w:val="007B7BB0"/>
    <w:rsid w:val="007B7BEA"/>
    <w:rsid w:val="007C36EB"/>
    <w:rsid w:val="007C4CA3"/>
    <w:rsid w:val="007C542C"/>
    <w:rsid w:val="007C54E1"/>
    <w:rsid w:val="007C6CB6"/>
    <w:rsid w:val="007D0C37"/>
    <w:rsid w:val="007D11F8"/>
    <w:rsid w:val="007D4CE5"/>
    <w:rsid w:val="007D50DD"/>
    <w:rsid w:val="007E1DD6"/>
    <w:rsid w:val="007E3FC4"/>
    <w:rsid w:val="007E5C98"/>
    <w:rsid w:val="007F140B"/>
    <w:rsid w:val="007F647E"/>
    <w:rsid w:val="008026DD"/>
    <w:rsid w:val="00810732"/>
    <w:rsid w:val="00810F07"/>
    <w:rsid w:val="0081334C"/>
    <w:rsid w:val="0081791F"/>
    <w:rsid w:val="00817A30"/>
    <w:rsid w:val="00822D06"/>
    <w:rsid w:val="00825F6D"/>
    <w:rsid w:val="00830655"/>
    <w:rsid w:val="008307C3"/>
    <w:rsid w:val="00832C9A"/>
    <w:rsid w:val="008361C2"/>
    <w:rsid w:val="00836CAF"/>
    <w:rsid w:val="00837B47"/>
    <w:rsid w:val="00840E49"/>
    <w:rsid w:val="008453A3"/>
    <w:rsid w:val="008506BE"/>
    <w:rsid w:val="0085186A"/>
    <w:rsid w:val="008556B2"/>
    <w:rsid w:val="00856CB0"/>
    <w:rsid w:val="00856CEC"/>
    <w:rsid w:val="00856F44"/>
    <w:rsid w:val="00866D62"/>
    <w:rsid w:val="00871924"/>
    <w:rsid w:val="0087400B"/>
    <w:rsid w:val="00874D62"/>
    <w:rsid w:val="00880A55"/>
    <w:rsid w:val="0088673A"/>
    <w:rsid w:val="008931BA"/>
    <w:rsid w:val="00894441"/>
    <w:rsid w:val="00895A35"/>
    <w:rsid w:val="008A2998"/>
    <w:rsid w:val="008A56BC"/>
    <w:rsid w:val="008A73AD"/>
    <w:rsid w:val="008C1486"/>
    <w:rsid w:val="008C3DC3"/>
    <w:rsid w:val="008C5F6F"/>
    <w:rsid w:val="008C70EE"/>
    <w:rsid w:val="008D00E6"/>
    <w:rsid w:val="008D0214"/>
    <w:rsid w:val="008D02BB"/>
    <w:rsid w:val="008D1C02"/>
    <w:rsid w:val="008D56E1"/>
    <w:rsid w:val="008D772B"/>
    <w:rsid w:val="008E22A9"/>
    <w:rsid w:val="008E31A5"/>
    <w:rsid w:val="008E726F"/>
    <w:rsid w:val="008F1E12"/>
    <w:rsid w:val="008F217B"/>
    <w:rsid w:val="008F2958"/>
    <w:rsid w:val="00912452"/>
    <w:rsid w:val="00912875"/>
    <w:rsid w:val="00914BEA"/>
    <w:rsid w:val="00915AF4"/>
    <w:rsid w:val="00916911"/>
    <w:rsid w:val="00917469"/>
    <w:rsid w:val="009209C3"/>
    <w:rsid w:val="0092307A"/>
    <w:rsid w:val="00923182"/>
    <w:rsid w:val="00923FD7"/>
    <w:rsid w:val="009311C8"/>
    <w:rsid w:val="00942246"/>
    <w:rsid w:val="009435A8"/>
    <w:rsid w:val="009469AB"/>
    <w:rsid w:val="00950053"/>
    <w:rsid w:val="0095107D"/>
    <w:rsid w:val="00961453"/>
    <w:rsid w:val="00962545"/>
    <w:rsid w:val="009634C9"/>
    <w:rsid w:val="009635D3"/>
    <w:rsid w:val="00965533"/>
    <w:rsid w:val="00966E50"/>
    <w:rsid w:val="00967980"/>
    <w:rsid w:val="009719C3"/>
    <w:rsid w:val="009732FD"/>
    <w:rsid w:val="00981C09"/>
    <w:rsid w:val="009837C3"/>
    <w:rsid w:val="00983EBC"/>
    <w:rsid w:val="00985BEB"/>
    <w:rsid w:val="009878DE"/>
    <w:rsid w:val="00987FE9"/>
    <w:rsid w:val="00990DF8"/>
    <w:rsid w:val="009917CA"/>
    <w:rsid w:val="00995E20"/>
    <w:rsid w:val="009A0DEF"/>
    <w:rsid w:val="009A1E94"/>
    <w:rsid w:val="009A52D9"/>
    <w:rsid w:val="009B0228"/>
    <w:rsid w:val="009B2A3C"/>
    <w:rsid w:val="009B4ACD"/>
    <w:rsid w:val="009B4F0C"/>
    <w:rsid w:val="009C07B7"/>
    <w:rsid w:val="009C08F7"/>
    <w:rsid w:val="009C42DB"/>
    <w:rsid w:val="009C57F5"/>
    <w:rsid w:val="009C5DE6"/>
    <w:rsid w:val="009C7DE7"/>
    <w:rsid w:val="009D5761"/>
    <w:rsid w:val="009D5A76"/>
    <w:rsid w:val="009D7D33"/>
    <w:rsid w:val="009E0A42"/>
    <w:rsid w:val="009E22B3"/>
    <w:rsid w:val="009E32C9"/>
    <w:rsid w:val="009E7BBA"/>
    <w:rsid w:val="009F4247"/>
    <w:rsid w:val="009F55C1"/>
    <w:rsid w:val="009F6413"/>
    <w:rsid w:val="009F7F0A"/>
    <w:rsid w:val="00A01F4E"/>
    <w:rsid w:val="00A058F6"/>
    <w:rsid w:val="00A05963"/>
    <w:rsid w:val="00A059B2"/>
    <w:rsid w:val="00A122F1"/>
    <w:rsid w:val="00A1339E"/>
    <w:rsid w:val="00A145CB"/>
    <w:rsid w:val="00A16542"/>
    <w:rsid w:val="00A17FF7"/>
    <w:rsid w:val="00A249EC"/>
    <w:rsid w:val="00A26897"/>
    <w:rsid w:val="00A278EE"/>
    <w:rsid w:val="00A30AB2"/>
    <w:rsid w:val="00A327B1"/>
    <w:rsid w:val="00A35503"/>
    <w:rsid w:val="00A36CCB"/>
    <w:rsid w:val="00A36E67"/>
    <w:rsid w:val="00A414CE"/>
    <w:rsid w:val="00A43E67"/>
    <w:rsid w:val="00A44668"/>
    <w:rsid w:val="00A44944"/>
    <w:rsid w:val="00A45039"/>
    <w:rsid w:val="00A47D14"/>
    <w:rsid w:val="00A54EEC"/>
    <w:rsid w:val="00A572CC"/>
    <w:rsid w:val="00A5772C"/>
    <w:rsid w:val="00A60E08"/>
    <w:rsid w:val="00A6426E"/>
    <w:rsid w:val="00A66EF9"/>
    <w:rsid w:val="00A67924"/>
    <w:rsid w:val="00A715EA"/>
    <w:rsid w:val="00A74247"/>
    <w:rsid w:val="00A823D8"/>
    <w:rsid w:val="00A85549"/>
    <w:rsid w:val="00A8752C"/>
    <w:rsid w:val="00A906C9"/>
    <w:rsid w:val="00A90A14"/>
    <w:rsid w:val="00A91DA0"/>
    <w:rsid w:val="00A92264"/>
    <w:rsid w:val="00A95388"/>
    <w:rsid w:val="00A9610A"/>
    <w:rsid w:val="00AA77D9"/>
    <w:rsid w:val="00AB5423"/>
    <w:rsid w:val="00AC4B0C"/>
    <w:rsid w:val="00AC607C"/>
    <w:rsid w:val="00AD0474"/>
    <w:rsid w:val="00AD1D12"/>
    <w:rsid w:val="00AD2C9E"/>
    <w:rsid w:val="00AE099B"/>
    <w:rsid w:val="00AE1180"/>
    <w:rsid w:val="00AE5BCD"/>
    <w:rsid w:val="00AF3BBC"/>
    <w:rsid w:val="00AF4558"/>
    <w:rsid w:val="00AF5D91"/>
    <w:rsid w:val="00AF7DB8"/>
    <w:rsid w:val="00B02C74"/>
    <w:rsid w:val="00B03A7A"/>
    <w:rsid w:val="00B04367"/>
    <w:rsid w:val="00B04B1E"/>
    <w:rsid w:val="00B04FCE"/>
    <w:rsid w:val="00B074E5"/>
    <w:rsid w:val="00B118F5"/>
    <w:rsid w:val="00B11F2E"/>
    <w:rsid w:val="00B1236D"/>
    <w:rsid w:val="00B159A1"/>
    <w:rsid w:val="00B15D38"/>
    <w:rsid w:val="00B22E62"/>
    <w:rsid w:val="00B247C9"/>
    <w:rsid w:val="00B26057"/>
    <w:rsid w:val="00B3667A"/>
    <w:rsid w:val="00B40610"/>
    <w:rsid w:val="00B440DD"/>
    <w:rsid w:val="00B55920"/>
    <w:rsid w:val="00B57551"/>
    <w:rsid w:val="00B57640"/>
    <w:rsid w:val="00B61415"/>
    <w:rsid w:val="00B63C4E"/>
    <w:rsid w:val="00B71519"/>
    <w:rsid w:val="00B77E87"/>
    <w:rsid w:val="00B82F2E"/>
    <w:rsid w:val="00B92548"/>
    <w:rsid w:val="00B94E13"/>
    <w:rsid w:val="00B96B7D"/>
    <w:rsid w:val="00BA2937"/>
    <w:rsid w:val="00BA41EA"/>
    <w:rsid w:val="00BA7852"/>
    <w:rsid w:val="00BB02EA"/>
    <w:rsid w:val="00BB2279"/>
    <w:rsid w:val="00BC1A92"/>
    <w:rsid w:val="00BC2177"/>
    <w:rsid w:val="00BC57DD"/>
    <w:rsid w:val="00BC7B15"/>
    <w:rsid w:val="00BC7BAA"/>
    <w:rsid w:val="00BD110C"/>
    <w:rsid w:val="00BD35C1"/>
    <w:rsid w:val="00BD4E39"/>
    <w:rsid w:val="00BE0D7E"/>
    <w:rsid w:val="00BE3363"/>
    <w:rsid w:val="00BE7446"/>
    <w:rsid w:val="00BF153C"/>
    <w:rsid w:val="00BF20F3"/>
    <w:rsid w:val="00BF29A8"/>
    <w:rsid w:val="00BF37AA"/>
    <w:rsid w:val="00C01779"/>
    <w:rsid w:val="00C021E7"/>
    <w:rsid w:val="00C03A41"/>
    <w:rsid w:val="00C040EF"/>
    <w:rsid w:val="00C05640"/>
    <w:rsid w:val="00C06599"/>
    <w:rsid w:val="00C070B5"/>
    <w:rsid w:val="00C10890"/>
    <w:rsid w:val="00C109E0"/>
    <w:rsid w:val="00C127C6"/>
    <w:rsid w:val="00C12E92"/>
    <w:rsid w:val="00C13B55"/>
    <w:rsid w:val="00C145A7"/>
    <w:rsid w:val="00C20F65"/>
    <w:rsid w:val="00C233B1"/>
    <w:rsid w:val="00C24FA6"/>
    <w:rsid w:val="00C27D3F"/>
    <w:rsid w:val="00C4053B"/>
    <w:rsid w:val="00C43E5D"/>
    <w:rsid w:val="00C47845"/>
    <w:rsid w:val="00C52455"/>
    <w:rsid w:val="00C52B62"/>
    <w:rsid w:val="00C54288"/>
    <w:rsid w:val="00C5681F"/>
    <w:rsid w:val="00C5682D"/>
    <w:rsid w:val="00C71BEF"/>
    <w:rsid w:val="00C72ABE"/>
    <w:rsid w:val="00C81993"/>
    <w:rsid w:val="00C82DF6"/>
    <w:rsid w:val="00C83722"/>
    <w:rsid w:val="00C90795"/>
    <w:rsid w:val="00C914FE"/>
    <w:rsid w:val="00C92BB3"/>
    <w:rsid w:val="00C94C4E"/>
    <w:rsid w:val="00C9528D"/>
    <w:rsid w:val="00C95BF8"/>
    <w:rsid w:val="00C97E61"/>
    <w:rsid w:val="00CA2DD3"/>
    <w:rsid w:val="00CB0B94"/>
    <w:rsid w:val="00CB2AB0"/>
    <w:rsid w:val="00CB4794"/>
    <w:rsid w:val="00CB7F78"/>
    <w:rsid w:val="00CC0539"/>
    <w:rsid w:val="00CD0511"/>
    <w:rsid w:val="00CD1873"/>
    <w:rsid w:val="00CD1C37"/>
    <w:rsid w:val="00CD2574"/>
    <w:rsid w:val="00CD4C35"/>
    <w:rsid w:val="00CD7849"/>
    <w:rsid w:val="00CE2DFB"/>
    <w:rsid w:val="00CE4E86"/>
    <w:rsid w:val="00CF037F"/>
    <w:rsid w:val="00CF0AB2"/>
    <w:rsid w:val="00CF1FDC"/>
    <w:rsid w:val="00CF2576"/>
    <w:rsid w:val="00CF2784"/>
    <w:rsid w:val="00CF325E"/>
    <w:rsid w:val="00CF33C5"/>
    <w:rsid w:val="00CF37BF"/>
    <w:rsid w:val="00CF7338"/>
    <w:rsid w:val="00CF7E2B"/>
    <w:rsid w:val="00D0057C"/>
    <w:rsid w:val="00D06E90"/>
    <w:rsid w:val="00D100AB"/>
    <w:rsid w:val="00D11519"/>
    <w:rsid w:val="00D11B12"/>
    <w:rsid w:val="00D11F66"/>
    <w:rsid w:val="00D12907"/>
    <w:rsid w:val="00D12EE5"/>
    <w:rsid w:val="00D14525"/>
    <w:rsid w:val="00D146F0"/>
    <w:rsid w:val="00D22E51"/>
    <w:rsid w:val="00D230A7"/>
    <w:rsid w:val="00D27DB2"/>
    <w:rsid w:val="00D330B7"/>
    <w:rsid w:val="00D36DCF"/>
    <w:rsid w:val="00D400C7"/>
    <w:rsid w:val="00D430C6"/>
    <w:rsid w:val="00D43383"/>
    <w:rsid w:val="00D442BE"/>
    <w:rsid w:val="00D47E93"/>
    <w:rsid w:val="00D510E5"/>
    <w:rsid w:val="00D533E0"/>
    <w:rsid w:val="00D5381C"/>
    <w:rsid w:val="00D55CDD"/>
    <w:rsid w:val="00D56C0C"/>
    <w:rsid w:val="00D6476C"/>
    <w:rsid w:val="00D67641"/>
    <w:rsid w:val="00D67E4E"/>
    <w:rsid w:val="00D70A6C"/>
    <w:rsid w:val="00D72925"/>
    <w:rsid w:val="00D72A3E"/>
    <w:rsid w:val="00D76C4F"/>
    <w:rsid w:val="00D8307C"/>
    <w:rsid w:val="00D8464D"/>
    <w:rsid w:val="00D950EE"/>
    <w:rsid w:val="00D9663D"/>
    <w:rsid w:val="00DA1B52"/>
    <w:rsid w:val="00DA5E6A"/>
    <w:rsid w:val="00DA7B04"/>
    <w:rsid w:val="00DB258D"/>
    <w:rsid w:val="00DB313C"/>
    <w:rsid w:val="00DB386A"/>
    <w:rsid w:val="00DB4750"/>
    <w:rsid w:val="00DB5042"/>
    <w:rsid w:val="00DB6E0A"/>
    <w:rsid w:val="00DB7A53"/>
    <w:rsid w:val="00DC020F"/>
    <w:rsid w:val="00DC4A80"/>
    <w:rsid w:val="00DC521C"/>
    <w:rsid w:val="00DC5DAF"/>
    <w:rsid w:val="00DC74BC"/>
    <w:rsid w:val="00DD0F90"/>
    <w:rsid w:val="00DD3221"/>
    <w:rsid w:val="00DD3E58"/>
    <w:rsid w:val="00DD7C76"/>
    <w:rsid w:val="00DE0BCC"/>
    <w:rsid w:val="00DE695F"/>
    <w:rsid w:val="00DF5705"/>
    <w:rsid w:val="00E0246A"/>
    <w:rsid w:val="00E04D9B"/>
    <w:rsid w:val="00E05F88"/>
    <w:rsid w:val="00E064E5"/>
    <w:rsid w:val="00E06E5F"/>
    <w:rsid w:val="00E0736A"/>
    <w:rsid w:val="00E076AB"/>
    <w:rsid w:val="00E1129F"/>
    <w:rsid w:val="00E11BFE"/>
    <w:rsid w:val="00E1371B"/>
    <w:rsid w:val="00E14E22"/>
    <w:rsid w:val="00E1639E"/>
    <w:rsid w:val="00E23F9B"/>
    <w:rsid w:val="00E27419"/>
    <w:rsid w:val="00E30F66"/>
    <w:rsid w:val="00E31062"/>
    <w:rsid w:val="00E3132B"/>
    <w:rsid w:val="00E320E4"/>
    <w:rsid w:val="00E4223C"/>
    <w:rsid w:val="00E43A0F"/>
    <w:rsid w:val="00E44EBC"/>
    <w:rsid w:val="00E453E0"/>
    <w:rsid w:val="00E463D1"/>
    <w:rsid w:val="00E4650B"/>
    <w:rsid w:val="00E513EC"/>
    <w:rsid w:val="00E516DA"/>
    <w:rsid w:val="00E51E0B"/>
    <w:rsid w:val="00E54338"/>
    <w:rsid w:val="00E61CD6"/>
    <w:rsid w:val="00E66D13"/>
    <w:rsid w:val="00E67D77"/>
    <w:rsid w:val="00E702F9"/>
    <w:rsid w:val="00E7555F"/>
    <w:rsid w:val="00E803C0"/>
    <w:rsid w:val="00E82D99"/>
    <w:rsid w:val="00E90873"/>
    <w:rsid w:val="00E90AAC"/>
    <w:rsid w:val="00E92993"/>
    <w:rsid w:val="00E933A7"/>
    <w:rsid w:val="00E967FB"/>
    <w:rsid w:val="00EA0EE7"/>
    <w:rsid w:val="00EB481D"/>
    <w:rsid w:val="00EB5383"/>
    <w:rsid w:val="00EB5582"/>
    <w:rsid w:val="00EB6388"/>
    <w:rsid w:val="00EC3DBC"/>
    <w:rsid w:val="00EC4D6C"/>
    <w:rsid w:val="00ED2CF0"/>
    <w:rsid w:val="00ED53D3"/>
    <w:rsid w:val="00ED5E51"/>
    <w:rsid w:val="00ED635A"/>
    <w:rsid w:val="00ED7BA7"/>
    <w:rsid w:val="00EE0802"/>
    <w:rsid w:val="00EE0875"/>
    <w:rsid w:val="00EE2C63"/>
    <w:rsid w:val="00EE3583"/>
    <w:rsid w:val="00EE5963"/>
    <w:rsid w:val="00EE617B"/>
    <w:rsid w:val="00EE66D6"/>
    <w:rsid w:val="00EF0DA8"/>
    <w:rsid w:val="00EF1176"/>
    <w:rsid w:val="00EF44E0"/>
    <w:rsid w:val="00F00F84"/>
    <w:rsid w:val="00F02AAD"/>
    <w:rsid w:val="00F03ECD"/>
    <w:rsid w:val="00F04576"/>
    <w:rsid w:val="00F0713E"/>
    <w:rsid w:val="00F0730C"/>
    <w:rsid w:val="00F10CBF"/>
    <w:rsid w:val="00F13683"/>
    <w:rsid w:val="00F13E2C"/>
    <w:rsid w:val="00F15F2E"/>
    <w:rsid w:val="00F16937"/>
    <w:rsid w:val="00F26DB9"/>
    <w:rsid w:val="00F32291"/>
    <w:rsid w:val="00F36BA9"/>
    <w:rsid w:val="00F43247"/>
    <w:rsid w:val="00F51237"/>
    <w:rsid w:val="00F54F09"/>
    <w:rsid w:val="00F55534"/>
    <w:rsid w:val="00F559B1"/>
    <w:rsid w:val="00F61DF2"/>
    <w:rsid w:val="00F62466"/>
    <w:rsid w:val="00F63055"/>
    <w:rsid w:val="00F63AAA"/>
    <w:rsid w:val="00F6797D"/>
    <w:rsid w:val="00F735E5"/>
    <w:rsid w:val="00F801CB"/>
    <w:rsid w:val="00F80291"/>
    <w:rsid w:val="00F8124F"/>
    <w:rsid w:val="00F833C8"/>
    <w:rsid w:val="00F93F71"/>
    <w:rsid w:val="00FA7E44"/>
    <w:rsid w:val="00FB31A2"/>
    <w:rsid w:val="00FB728B"/>
    <w:rsid w:val="00FC4C35"/>
    <w:rsid w:val="00FC716B"/>
    <w:rsid w:val="00FD0B63"/>
    <w:rsid w:val="00FD2AAF"/>
    <w:rsid w:val="00FD3348"/>
    <w:rsid w:val="00FD3A93"/>
    <w:rsid w:val="00FD451E"/>
    <w:rsid w:val="00FE07AF"/>
    <w:rsid w:val="00FE6791"/>
    <w:rsid w:val="00FF1079"/>
    <w:rsid w:val="00FF26BD"/>
    <w:rsid w:val="00FF369C"/>
    <w:rsid w:val="00FF3755"/>
    <w:rsid w:val="092E4F91"/>
    <w:rsid w:val="0D27A2FF"/>
    <w:rsid w:val="1B2AFCE0"/>
    <w:rsid w:val="3BB249C0"/>
    <w:rsid w:val="59FFB869"/>
    <w:rsid w:val="660D2A7E"/>
    <w:rsid w:val="6B0F9FD0"/>
    <w:rsid w:val="6ECB9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9C4DD7"/>
  <w14:defaultImageDpi w14:val="32767"/>
  <w15:docId w15:val="{B70B9246-E7DB-476E-8085-B62E68FBB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40EAC"/>
    <w:pPr>
      <w:widowControl w:val="0"/>
      <w:spacing w:after="0" w:line="240" w:lineRule="auto"/>
    </w:pPr>
  </w:style>
  <w:style w:type="paragraph" w:styleId="Heading1">
    <w:name w:val="heading 1"/>
    <w:basedOn w:val="Normal"/>
    <w:link w:val="Heading1Char"/>
    <w:uiPriority w:val="1"/>
    <w:qFormat/>
    <w:rsid w:val="008F2958"/>
    <w:pPr>
      <w:spacing w:before="70"/>
      <w:ind w:left="408" w:hanging="408"/>
      <w:outlineLvl w:val="0"/>
    </w:pPr>
    <w:rPr>
      <w:rFonts w:ascii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4657"/>
    <w:pPr>
      <w:spacing w:before="57"/>
      <w:ind w:left="1578" w:right="1589"/>
      <w:jc w:val="center"/>
      <w:outlineLvl w:val="1"/>
    </w:pPr>
    <w:rPr>
      <w:rFonts w:ascii="Arial" w:hAnsi="Arial" w:cs="Arial"/>
      <w:b/>
      <w:sz w:val="33"/>
      <w:lang w:eastAsia="zh-SG"/>
    </w:rPr>
  </w:style>
  <w:style w:type="paragraph" w:styleId="Heading3">
    <w:name w:val="heading 3"/>
    <w:basedOn w:val="Normal"/>
    <w:link w:val="Heading3Char"/>
    <w:uiPriority w:val="1"/>
    <w:qFormat/>
    <w:rsid w:val="008F2958"/>
    <w:pPr>
      <w:ind w:left="408" w:hanging="408"/>
      <w:outlineLvl w:val="2"/>
    </w:pPr>
    <w:rPr>
      <w:rFonts w:ascii="Arial" w:eastAsia="Arial" w:hAnsi="Arial"/>
      <w:b/>
      <w:bCs/>
      <w:sz w:val="24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EA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link w:val="Heading5Char"/>
    <w:uiPriority w:val="1"/>
    <w:qFormat/>
    <w:rsid w:val="00EE0875"/>
    <w:pPr>
      <w:ind w:left="720" w:hanging="720"/>
      <w:outlineLvl w:val="4"/>
    </w:pPr>
    <w:rPr>
      <w:rFonts w:ascii="Arial" w:eastAsia="Verdana" w:hAnsi="Arial"/>
      <w:b/>
      <w:bCs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278E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78E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E7489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E748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7489"/>
  </w:style>
  <w:style w:type="paragraph" w:styleId="Footer">
    <w:name w:val="footer"/>
    <w:basedOn w:val="Normal"/>
    <w:link w:val="FooterChar"/>
    <w:uiPriority w:val="99"/>
    <w:unhideWhenUsed/>
    <w:rsid w:val="006E748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E7489"/>
  </w:style>
  <w:style w:type="paragraph" w:styleId="ListParagraph">
    <w:name w:val="List Paragraph"/>
    <w:basedOn w:val="Normal"/>
    <w:uiPriority w:val="34"/>
    <w:qFormat/>
    <w:rsid w:val="00382B8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1"/>
    <w:rsid w:val="008F2958"/>
    <w:rPr>
      <w:rFonts w:ascii="Arial" w:eastAsia="Arial" w:hAnsi="Arial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1"/>
    <w:rsid w:val="008F2958"/>
    <w:rPr>
      <w:rFonts w:ascii="Arial" w:eastAsia="Arial" w:hAnsi="Arial"/>
      <w:b/>
      <w:bCs/>
      <w:sz w:val="24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EAC"/>
    <w:rPr>
      <w:rFonts w:asciiTheme="majorHAnsi" w:eastAsiaTheme="majorEastAsia" w:hAnsiTheme="majorHAnsi" w:cstheme="majorBidi"/>
      <w:b/>
      <w:bCs/>
      <w:i/>
      <w:iCs/>
      <w:color w:val="4F81BD" w:themeColor="accent1"/>
      <w:lang w:val="en-US"/>
    </w:rPr>
  </w:style>
  <w:style w:type="character" w:customStyle="1" w:styleId="Heading5Char">
    <w:name w:val="Heading 5 Char"/>
    <w:basedOn w:val="DefaultParagraphFont"/>
    <w:link w:val="Heading5"/>
    <w:uiPriority w:val="1"/>
    <w:rsid w:val="00EE0875"/>
    <w:rPr>
      <w:rFonts w:ascii="Arial" w:eastAsia="Verdana" w:hAnsi="Arial"/>
      <w:b/>
      <w:bCs/>
      <w:szCs w:val="16"/>
    </w:rPr>
  </w:style>
  <w:style w:type="paragraph" w:styleId="BodyText">
    <w:name w:val="Body Text"/>
    <w:basedOn w:val="Normal"/>
    <w:link w:val="BodyTextChar"/>
    <w:uiPriority w:val="1"/>
    <w:qFormat/>
    <w:rsid w:val="008F2958"/>
    <w:pPr>
      <w:tabs>
        <w:tab w:val="left" w:pos="426"/>
      </w:tabs>
      <w:spacing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character" w:customStyle="1" w:styleId="BodyTextChar">
    <w:name w:val="Body Text Char"/>
    <w:basedOn w:val="DefaultParagraphFont"/>
    <w:link w:val="BodyText"/>
    <w:uiPriority w:val="1"/>
    <w:rsid w:val="008F2958"/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TableParagraph">
    <w:name w:val="Table Paragraph"/>
    <w:basedOn w:val="Normal"/>
    <w:uiPriority w:val="1"/>
    <w:qFormat/>
    <w:rsid w:val="00240EAC"/>
  </w:style>
  <w:style w:type="character" w:styleId="Strong">
    <w:name w:val="Strong"/>
    <w:basedOn w:val="DefaultParagraphFont"/>
    <w:uiPriority w:val="22"/>
    <w:qFormat/>
    <w:rsid w:val="008D56E1"/>
    <w:rPr>
      <w:b/>
      <w:bCs/>
    </w:rPr>
  </w:style>
  <w:style w:type="paragraph" w:styleId="NormalWeb">
    <w:name w:val="Normal (Web)"/>
    <w:basedOn w:val="Normal"/>
    <w:uiPriority w:val="99"/>
    <w:unhideWhenUsed/>
    <w:rsid w:val="008D56E1"/>
    <w:pPr>
      <w:widowControl/>
    </w:pPr>
    <w:rPr>
      <w:rFonts w:ascii="Verdana" w:eastAsia="Times New Roman" w:hAnsi="Verdana" w:cs="Times New Roman"/>
      <w:sz w:val="24"/>
      <w:szCs w:val="24"/>
      <w:lang w:eastAsia="zh-CN"/>
    </w:rPr>
  </w:style>
  <w:style w:type="table" w:styleId="TableGrid">
    <w:name w:val="Table Grid"/>
    <w:basedOn w:val="TableNormal"/>
    <w:uiPriority w:val="59"/>
    <w:rsid w:val="009C7DE7"/>
    <w:pPr>
      <w:spacing w:after="0" w:line="240" w:lineRule="auto"/>
    </w:pPr>
    <w:rPr>
      <w:rFonts w:ascii="Times New Roman" w:hAnsi="Times New Roman" w:cs="Times New Roman"/>
      <w:sz w:val="20"/>
      <w:szCs w:val="20"/>
      <w:lang w:eastAsia="en-S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neItems">
    <w:name w:val="Line Items"/>
    <w:basedOn w:val="Normal"/>
    <w:rsid w:val="009C7DE7"/>
    <w:pPr>
      <w:widowControl/>
      <w:tabs>
        <w:tab w:val="num" w:pos="720"/>
      </w:tabs>
      <w:spacing w:before="60" w:after="60"/>
      <w:ind w:left="720" w:hanging="504"/>
    </w:pPr>
    <w:rPr>
      <w:rFonts w:ascii="Tahoma" w:eastAsia="SimSun" w:hAnsi="Tahoma" w:cs="Times New Roman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0A4657"/>
    <w:rPr>
      <w:rFonts w:ascii="Arial" w:hAnsi="Arial" w:cs="Arial"/>
      <w:b/>
      <w:sz w:val="33"/>
      <w:lang w:val="en-US" w:eastAsia="zh-SG"/>
    </w:rPr>
  </w:style>
  <w:style w:type="paragraph" w:styleId="Subtitle">
    <w:name w:val="Subtitle"/>
    <w:basedOn w:val="BodyText"/>
    <w:next w:val="Normal"/>
    <w:link w:val="SubtitleChar"/>
    <w:uiPriority w:val="11"/>
    <w:qFormat/>
    <w:rsid w:val="00D533E0"/>
    <w:pPr>
      <w:ind w:right="406"/>
    </w:pPr>
    <w:rPr>
      <w:rFonts w:eastAsiaTheme="minorEastAsia"/>
      <w:color w:val="0070C0"/>
    </w:rPr>
  </w:style>
  <w:style w:type="character" w:customStyle="1" w:styleId="SubtitleChar">
    <w:name w:val="Subtitle Char"/>
    <w:basedOn w:val="DefaultParagraphFont"/>
    <w:link w:val="Subtitle"/>
    <w:uiPriority w:val="11"/>
    <w:rsid w:val="00D533E0"/>
    <w:rPr>
      <w:rFonts w:ascii="Arial" w:hAnsi="Arial" w:cs="Arial"/>
      <w:color w:val="0070C0"/>
      <w:spacing w:val="-1"/>
      <w:lang w:val="en-US" w:eastAsia="zh-SG"/>
    </w:rPr>
  </w:style>
  <w:style w:type="paragraph" w:styleId="NoSpacing">
    <w:name w:val="No Spacing"/>
    <w:uiPriority w:val="1"/>
    <w:qFormat/>
    <w:rsid w:val="006A0DBC"/>
    <w:pPr>
      <w:spacing w:after="0" w:line="240" w:lineRule="auto"/>
    </w:pPr>
    <w:rPr>
      <w:rFonts w:eastAsiaTheme="minorHAnsi"/>
    </w:rPr>
  </w:style>
  <w:style w:type="paragraph" w:customStyle="1" w:styleId="Default">
    <w:name w:val="Default"/>
    <w:rsid w:val="0088673A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n-SG"/>
    </w:rPr>
  </w:style>
  <w:style w:type="character" w:styleId="CommentReference">
    <w:name w:val="annotation reference"/>
    <w:basedOn w:val="DefaultParagraphFont"/>
    <w:uiPriority w:val="99"/>
    <w:semiHidden/>
    <w:unhideWhenUsed/>
    <w:rsid w:val="0068211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8211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82117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8211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82117"/>
    <w:rPr>
      <w:b/>
      <w:bCs/>
      <w:sz w:val="20"/>
      <w:szCs w:val="20"/>
      <w:lang w:val="en-US"/>
    </w:rPr>
  </w:style>
  <w:style w:type="paragraph" w:customStyle="1" w:styleId="TableText-TextLeft">
    <w:name w:val="Table Text - Text Left"/>
    <w:basedOn w:val="BodyText"/>
    <w:next w:val="Normal"/>
    <w:autoRedefine/>
    <w:uiPriority w:val="99"/>
    <w:rsid w:val="007C4CA3"/>
    <w:pPr>
      <w:widowControl/>
      <w:tabs>
        <w:tab w:val="clear" w:pos="426"/>
        <w:tab w:val="left" w:pos="567"/>
        <w:tab w:val="left" w:pos="1134"/>
        <w:tab w:val="left" w:pos="1418"/>
      </w:tabs>
      <w:spacing w:before="120" w:after="120" w:line="240" w:lineRule="auto"/>
      <w:ind w:left="0"/>
      <w:jc w:val="left"/>
    </w:pPr>
    <w:rPr>
      <w:rFonts w:ascii="Gill Sans MT" w:eastAsia="Times New Roman" w:hAnsi="Gill Sans MT"/>
      <w:color w:val="auto"/>
      <w:spacing w:val="0"/>
      <w:lang w:val="en-AU" w:eastAsia="en-US"/>
    </w:rPr>
  </w:style>
  <w:style w:type="paragraph" w:customStyle="1" w:styleId="TableText-TextRight">
    <w:name w:val="Table Text - Text Right"/>
    <w:basedOn w:val="Normal"/>
    <w:link w:val="TableText-TextRightCharChar"/>
    <w:uiPriority w:val="99"/>
    <w:rsid w:val="007C4CA3"/>
    <w:pPr>
      <w:framePr w:wrap="around" w:vAnchor="text" w:hAnchor="text" w:y="1"/>
      <w:widowControl/>
      <w:tabs>
        <w:tab w:val="left" w:pos="142"/>
      </w:tabs>
      <w:spacing w:before="120" w:after="120"/>
      <w:ind w:right="113"/>
      <w:jc w:val="right"/>
    </w:pPr>
    <w:rPr>
      <w:rFonts w:ascii="Gill Sans MT" w:eastAsia="Times New Roman" w:hAnsi="Gill Sans MT" w:cs="Arial"/>
      <w:b/>
      <w:lang w:val="en-AU"/>
    </w:rPr>
  </w:style>
  <w:style w:type="character" w:customStyle="1" w:styleId="TableText-TextRightCharChar">
    <w:name w:val="Table Text - Text Right Char Char"/>
    <w:basedOn w:val="DefaultParagraphFont"/>
    <w:link w:val="TableText-TextRight"/>
    <w:uiPriority w:val="99"/>
    <w:locked/>
    <w:rsid w:val="007C4CA3"/>
    <w:rPr>
      <w:rFonts w:ascii="Gill Sans MT" w:eastAsia="Times New Roman" w:hAnsi="Gill Sans MT" w:cs="Arial"/>
      <w:b/>
      <w:lang w:val="en-AU"/>
    </w:rPr>
  </w:style>
  <w:style w:type="paragraph" w:customStyle="1" w:styleId="StyleArial11ptJustifiedAfter6pt">
    <w:name w:val="Style Arial 11 pt Justified After:  6 pt"/>
    <w:basedOn w:val="Normal"/>
    <w:rsid w:val="00C233B1"/>
    <w:pPr>
      <w:widowControl/>
      <w:spacing w:after="120"/>
      <w:jc w:val="both"/>
    </w:pPr>
    <w:rPr>
      <w:rFonts w:ascii="Georgia" w:eastAsia="Times New Roman" w:hAnsi="Georgia" w:cs="Georgia"/>
      <w:lang w:val="en-AU"/>
    </w:rPr>
  </w:style>
  <w:style w:type="character" w:customStyle="1" w:styleId="notbold">
    <w:name w:val="notbold"/>
    <w:basedOn w:val="DefaultParagraphFont"/>
    <w:rsid w:val="00C233B1"/>
  </w:style>
  <w:style w:type="paragraph" w:styleId="Revision">
    <w:name w:val="Revision"/>
    <w:hidden/>
    <w:uiPriority w:val="99"/>
    <w:semiHidden/>
    <w:rsid w:val="00DC5DAF"/>
    <w:pPr>
      <w:spacing w:after="0" w:line="240" w:lineRule="auto"/>
    </w:pPr>
  </w:style>
  <w:style w:type="table" w:styleId="TableTheme">
    <w:name w:val="Table Theme"/>
    <w:basedOn w:val="TableNormal"/>
    <w:uiPriority w:val="99"/>
    <w:rsid w:val="00071138"/>
    <w:pPr>
      <w:widowControl w:val="0"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1Light-Accent3">
    <w:name w:val="List Table 1 Light Accent 3"/>
    <w:basedOn w:val="TableNormal"/>
    <w:uiPriority w:val="46"/>
    <w:rsid w:val="003055D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746B2B"/>
    <w:pPr>
      <w:spacing w:after="200"/>
    </w:pPr>
    <w:rPr>
      <w:i/>
      <w:iCs/>
      <w:color w:val="1F497D" w:themeColor="text2"/>
      <w:sz w:val="18"/>
      <w:szCs w:val="18"/>
    </w:rPr>
  </w:style>
  <w:style w:type="table" w:styleId="PlainTable1">
    <w:name w:val="Plain Table 1"/>
    <w:basedOn w:val="TableNormal"/>
    <w:uiPriority w:val="41"/>
    <w:rsid w:val="009D576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PlaceholderText">
    <w:name w:val="Placeholder Text"/>
    <w:basedOn w:val="DefaultParagraphFont"/>
    <w:uiPriority w:val="99"/>
    <w:rsid w:val="00701BB5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E90A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719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233971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7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66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189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757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59535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70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29044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08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508684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2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013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2088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854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578659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67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65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9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12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3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025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07721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6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113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784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907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8799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975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603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03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6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797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88483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4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033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6295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517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602703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53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7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28468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5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1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916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180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286035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92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64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5075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30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53768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98284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36961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27793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93038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08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533263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1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94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353186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48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26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837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041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600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211386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8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618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517557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24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48535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5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870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50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437245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7429234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1749786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0471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206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598343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8771229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9063124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259059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69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062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885791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2338991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3345803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3348176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6157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6403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3981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5056700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6222260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7474004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0022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065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567985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6857161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5051843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0897268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3529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485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816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248698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09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4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16393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14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48549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6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39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95743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999369">
          <w:marLeft w:val="274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140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75897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67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4734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137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338942">
          <w:marLeft w:val="274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3838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46643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55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88539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3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448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531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72690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50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86337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69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06333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8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40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5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20581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4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3659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386456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xsite.singaporetech.edu.sg/d2l/home/143690" TargetMode="External"/><Relationship Id="rId13" Type="http://schemas.openxmlformats.org/officeDocument/2006/relationships/image" Target="media/image3.png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d.docs.live.net/0F84F277F48D9D86/Documents/tan_zi_qi@lta.gov.sg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d.docs.live.net/0F84F277F48D9D86/Documents/pulakesh.upadhyaya@singaporetech.edu.sg" TargetMode="Externa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9.jpg@01CDF8BB.B2E02820" TargetMode="External"/><Relationship Id="rId1" Type="http://schemas.openxmlformats.org/officeDocument/2006/relationships/image" Target="media/image5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88245\AppData\Local\Microsoft\Windows\INetCache\Content.Outlook\P9D06J27\Template%20for%20SIT%20Module%20Profile%2020140818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58AE9C12B8B4CA7B8C5DB03DFABD4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8BB86E-4C99-4CED-BBD3-7A6FCA0E2302}"/>
      </w:docPartPr>
      <w:docPartBody>
        <w:p w:rsidR="002753D4" w:rsidRDefault="00FD3348" w:rsidP="00FD3348">
          <w:pPr>
            <w:pStyle w:val="458AE9C12B8B4CA7B8C5DB03DFABD45F9"/>
          </w:pPr>
          <w:r w:rsidRPr="009435A8">
            <w:rPr>
              <w:rStyle w:val="PlaceholderText"/>
              <w:i/>
              <w:color w:val="FF0000"/>
            </w:rPr>
            <w:t>Please provide a description of the candidate’s capstone project, including its purpose, etc.</w:t>
          </w:r>
        </w:p>
      </w:docPartBody>
    </w:docPart>
    <w:docPart>
      <w:docPartPr>
        <w:name w:val="09558545275A4B4CA3DE061D794AE1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CF29E8-979F-4A88-BD48-9596A6B96CB7}"/>
      </w:docPartPr>
      <w:docPartBody>
        <w:p w:rsidR="002753D4" w:rsidRDefault="00FD3348" w:rsidP="00FD3348">
          <w:pPr>
            <w:pStyle w:val="09558545275A4B4CA3DE061D794AE1009"/>
          </w:pPr>
          <w:r w:rsidRPr="009435A8">
            <w:rPr>
              <w:rStyle w:val="PlaceholderText"/>
              <w:i/>
              <w:color w:val="FF0000"/>
            </w:rPr>
            <w:t>Please provide a detailed description of the project objectives, i.e., what is the candidate expected to accomplish</w:t>
          </w:r>
        </w:p>
      </w:docPartBody>
    </w:docPart>
    <w:docPart>
      <w:docPartPr>
        <w:name w:val="EE67969AA3C94E88AA5BB744B25A0A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B73792-820E-41E6-AF1C-ABF4D9056670}"/>
      </w:docPartPr>
      <w:docPartBody>
        <w:p w:rsidR="002753D4" w:rsidRDefault="00FD3348" w:rsidP="00FD3348">
          <w:pPr>
            <w:pStyle w:val="EE67969AA3C94E88AA5BB744B25A0ADA9"/>
          </w:pPr>
          <w:r w:rsidRPr="009435A8">
            <w:rPr>
              <w:rStyle w:val="PlaceholderText"/>
              <w:i/>
              <w:color w:val="FF0000"/>
            </w:rPr>
            <w:t>Please provide information regarding the relevance of the project to the hosting organization, and / or to the industry at large</w:t>
          </w:r>
        </w:p>
      </w:docPartBody>
    </w:docPart>
    <w:docPart>
      <w:docPartPr>
        <w:name w:val="67B0EB680C8D420399292A9EFA96CF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5CF5F2-9056-4B13-AF89-7F4E4A44430D}"/>
      </w:docPartPr>
      <w:docPartBody>
        <w:p w:rsidR="002753D4" w:rsidRDefault="00FD3348" w:rsidP="00FD3348">
          <w:pPr>
            <w:pStyle w:val="67B0EB680C8D420399292A9EFA96CFD49"/>
          </w:pPr>
          <w:r w:rsidRPr="009435A8">
            <w:rPr>
              <w:rStyle w:val="PlaceholderText"/>
              <w:i/>
              <w:color w:val="FF0000"/>
            </w:rPr>
            <w:t>Please provide a detailed description of the project scope, including any limitations of the project</w:t>
          </w:r>
        </w:p>
      </w:docPartBody>
    </w:docPart>
    <w:docPart>
      <w:docPartPr>
        <w:name w:val="B17E4EB311C640A7B59031688C0C4D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8C9652-F468-4C70-84C4-C028E658C343}"/>
      </w:docPartPr>
      <w:docPartBody>
        <w:p w:rsidR="002753D4" w:rsidRDefault="00FD3348" w:rsidP="00FD3348">
          <w:pPr>
            <w:pStyle w:val="B17E4EB311C640A7B59031688C0C4D2A9"/>
          </w:pPr>
          <w:r w:rsidRPr="009435A8">
            <w:rPr>
              <w:rStyle w:val="PlaceholderText"/>
              <w:i/>
              <w:color w:val="FF0000"/>
            </w:rPr>
            <w:t>Please provide a detailed description of the expected outputs and deliverables by the candidate</w:t>
          </w:r>
        </w:p>
      </w:docPartBody>
    </w:docPart>
    <w:docPart>
      <w:docPartPr>
        <w:name w:val="23649D7E3A8A42889C9EFD04FC11EB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3C5D26-859A-4452-AC18-44B9C09BB095}"/>
      </w:docPartPr>
      <w:docPartBody>
        <w:p w:rsidR="002753D4" w:rsidRDefault="00FD3348" w:rsidP="00FD3348">
          <w:pPr>
            <w:pStyle w:val="23649D7E3A8A42889C9EFD04FC11EB829"/>
          </w:pPr>
          <w:r w:rsidRPr="006E1278">
            <w:rPr>
              <w:rStyle w:val="PlaceholderText"/>
              <w:i/>
              <w:color w:val="FF0000"/>
            </w:rPr>
            <w:t xml:space="preserve">Please provide details of any pre-requisite knowledge and / or skillsets from the </w:t>
          </w:r>
          <w:r>
            <w:rPr>
              <w:rStyle w:val="PlaceholderText"/>
              <w:i/>
              <w:color w:val="FF0000"/>
            </w:rPr>
            <w:t xml:space="preserve">degree </w:t>
          </w:r>
          <w:r w:rsidRPr="006E1278">
            <w:rPr>
              <w:rStyle w:val="PlaceholderText"/>
              <w:i/>
              <w:color w:val="FF0000"/>
            </w:rPr>
            <w:t xml:space="preserve">programme </w:t>
          </w:r>
          <w:r>
            <w:rPr>
              <w:rStyle w:val="PlaceholderText"/>
              <w:i/>
              <w:color w:val="FF0000"/>
            </w:rPr>
            <w:t xml:space="preserve">that is </w:t>
          </w:r>
          <w:r w:rsidRPr="006E1278">
            <w:rPr>
              <w:rStyle w:val="PlaceholderText"/>
              <w:i/>
              <w:color w:val="FF0000"/>
            </w:rPr>
            <w:t>required by the candidate for the project</w:t>
          </w:r>
        </w:p>
      </w:docPartBody>
    </w:docPart>
    <w:docPart>
      <w:docPartPr>
        <w:name w:val="73983D198E8845779A0F0051EC71A7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BB4E87-60FC-4EBE-8DFD-A8E66E7CA00F}"/>
      </w:docPartPr>
      <w:docPartBody>
        <w:p w:rsidR="002753D4" w:rsidRDefault="00FD3348" w:rsidP="00FD3348">
          <w:pPr>
            <w:pStyle w:val="73983D198E8845779A0F0051EC71A7049"/>
          </w:pPr>
          <w:r w:rsidRPr="006E1278">
            <w:rPr>
              <w:rStyle w:val="PlaceholderText"/>
              <w:i/>
              <w:color w:val="FF0000"/>
            </w:rPr>
            <w:t xml:space="preserve">Please provide details of any other required knowledge, skillsets, or certifications beyond the </w:t>
          </w:r>
          <w:r>
            <w:rPr>
              <w:rStyle w:val="PlaceholderText"/>
              <w:i/>
              <w:color w:val="FF0000"/>
            </w:rPr>
            <w:t xml:space="preserve">degree </w:t>
          </w:r>
          <w:r w:rsidRPr="006E1278">
            <w:rPr>
              <w:rStyle w:val="PlaceholderText"/>
              <w:i/>
              <w:color w:val="FF0000"/>
            </w:rPr>
            <w:t>programme that the candidate will require to complete the project</w:t>
          </w:r>
        </w:p>
      </w:docPartBody>
    </w:docPart>
    <w:docPart>
      <w:docPartPr>
        <w:name w:val="8988DEC1BA164918A9D7FB582A19A9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521634-0836-4AB7-B868-16AC71F82905}"/>
      </w:docPartPr>
      <w:docPartBody>
        <w:p w:rsidR="002753D4" w:rsidRDefault="00FD3348" w:rsidP="00FD3348">
          <w:pPr>
            <w:pStyle w:val="8988DEC1BA164918A9D7FB582A19A97D9"/>
          </w:pPr>
          <w:r w:rsidRPr="006E1278">
            <w:rPr>
              <w:rStyle w:val="PlaceholderText"/>
              <w:i/>
              <w:color w:val="FF0000"/>
            </w:rPr>
            <w:t xml:space="preserve">Please provide details of any </w:t>
          </w:r>
          <w:r>
            <w:rPr>
              <w:rStyle w:val="PlaceholderText"/>
              <w:i/>
              <w:color w:val="FF0000"/>
            </w:rPr>
            <w:t xml:space="preserve">additional relevant </w:t>
          </w:r>
          <w:r w:rsidRPr="006E1278">
            <w:rPr>
              <w:rStyle w:val="PlaceholderText"/>
              <w:i/>
              <w:color w:val="FF0000"/>
            </w:rPr>
            <w:t xml:space="preserve">training that is required by, and that will be provided to the candidate </w:t>
          </w:r>
          <w:r>
            <w:rPr>
              <w:rStyle w:val="PlaceholderText"/>
              <w:i/>
              <w:color w:val="FF0000"/>
            </w:rPr>
            <w:t>for the purpose of</w:t>
          </w:r>
          <w:r w:rsidRPr="006E1278">
            <w:rPr>
              <w:rStyle w:val="PlaceholderText"/>
              <w:i/>
              <w:color w:val="FF0000"/>
            </w:rPr>
            <w:t xml:space="preserve"> the project</w:t>
          </w:r>
        </w:p>
      </w:docPartBody>
    </w:docPart>
    <w:docPart>
      <w:docPartPr>
        <w:name w:val="4AA4074BEF4B48FF83EC004EE7479E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7388FD-9EB6-48A4-B6B3-11FD90D78FA9}"/>
      </w:docPartPr>
      <w:docPartBody>
        <w:p w:rsidR="002753D4" w:rsidRDefault="00FD3348" w:rsidP="00FD3348">
          <w:pPr>
            <w:pStyle w:val="4AA4074BEF4B48FF83EC004EE7479E359"/>
          </w:pPr>
          <w:r w:rsidRPr="006E1278">
            <w:rPr>
              <w:rStyle w:val="PlaceholderText"/>
              <w:i/>
              <w:color w:val="FF0000"/>
            </w:rPr>
            <w:t>Please provide a detailed timeline of the project, including expected output and deliverables</w:t>
          </w:r>
        </w:p>
      </w:docPartBody>
    </w:docPart>
    <w:docPart>
      <w:docPartPr>
        <w:name w:val="0D18F31A539A474A856827FB60CC7C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464317-E44B-48D2-AE29-26950A8FB31D}"/>
      </w:docPartPr>
      <w:docPartBody>
        <w:p w:rsidR="002753D4" w:rsidRDefault="00FD3348" w:rsidP="00FD3348">
          <w:pPr>
            <w:pStyle w:val="0D18F31A539A474A856827FB60CC7C149"/>
          </w:pPr>
          <w:r w:rsidRPr="006E1278">
            <w:rPr>
              <w:rStyle w:val="PlaceholderText"/>
              <w:i/>
              <w:color w:val="FF0000"/>
            </w:rPr>
            <w:t>Please provide any other details that are relevant to the project, e.g., references or research papers, description on the complexity of the project, expected learning opportunities, etc.</w:t>
          </w:r>
        </w:p>
      </w:docPartBody>
    </w:docPart>
    <w:docPart>
      <w:docPartPr>
        <w:name w:val="6EA86982CA4B48C4B2A93E8AC8DA11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46B005-E548-4CF5-9F24-EA6ED71B2EDF}"/>
      </w:docPartPr>
      <w:docPartBody>
        <w:p w:rsidR="002753D4" w:rsidRDefault="00FD3348" w:rsidP="00FD3348">
          <w:pPr>
            <w:pStyle w:val="6EA86982CA4B48C4B2A93E8AC8DA11339"/>
          </w:pPr>
          <w:r w:rsidRPr="003938F0">
            <w:rPr>
              <w:rStyle w:val="PlaceholderText"/>
              <w:i/>
              <w:color w:val="FF0000"/>
            </w:rPr>
            <w:t xml:space="preserve">The </w:t>
          </w:r>
          <w:r>
            <w:rPr>
              <w:rStyle w:val="PlaceholderText"/>
              <w:i/>
              <w:color w:val="FF0000"/>
            </w:rPr>
            <w:t>capstone project title</w:t>
          </w:r>
        </w:p>
      </w:docPartBody>
    </w:docPart>
    <w:docPart>
      <w:docPartPr>
        <w:name w:val="952E7C3D1EC54B0C9E007B3EA93AF2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D193D4-E899-49C2-B83C-9006D265B1CF}"/>
      </w:docPartPr>
      <w:docPartBody>
        <w:p w:rsidR="002753D4" w:rsidRDefault="00FD3348" w:rsidP="00FD3348">
          <w:pPr>
            <w:pStyle w:val="952E7C3D1EC54B0C9E007B3EA93AF2619"/>
          </w:pPr>
          <w:r w:rsidRPr="003938F0">
            <w:rPr>
              <w:rStyle w:val="PlaceholderText"/>
              <w:i/>
              <w:color w:val="FF0000"/>
            </w:rPr>
            <w:t>The organization name</w:t>
          </w:r>
        </w:p>
      </w:docPartBody>
    </w:docPart>
    <w:docPart>
      <w:docPartPr>
        <w:name w:val="7DF5117DDC904DE19D7DDBB55B37CB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7B9222-CB58-4A02-B36F-631C1E10098D}"/>
      </w:docPartPr>
      <w:docPartBody>
        <w:p w:rsidR="002753D4" w:rsidRDefault="00FD3348" w:rsidP="00FD3348">
          <w:pPr>
            <w:pStyle w:val="7DF5117DDC904DE19D7DDBB55B37CB379"/>
          </w:pPr>
          <w:r w:rsidRPr="003938F0">
            <w:rPr>
              <w:rStyle w:val="PlaceholderText"/>
              <w:i/>
              <w:color w:val="FF0000"/>
            </w:rPr>
            <w:t xml:space="preserve">The </w:t>
          </w:r>
          <w:r>
            <w:rPr>
              <w:rStyle w:val="PlaceholderText"/>
              <w:i/>
              <w:color w:val="FF0000"/>
            </w:rPr>
            <w:t>candidate’s</w:t>
          </w:r>
          <w:r w:rsidRPr="003938F0">
            <w:rPr>
              <w:rStyle w:val="PlaceholderText"/>
              <w:i/>
              <w:color w:val="FF0000"/>
            </w:rPr>
            <w:t xml:space="preserve"> </w:t>
          </w:r>
          <w:r>
            <w:rPr>
              <w:rStyle w:val="PlaceholderText"/>
              <w:i/>
              <w:color w:val="FF0000"/>
            </w:rPr>
            <w:t xml:space="preserve">full </w:t>
          </w:r>
          <w:r w:rsidRPr="003938F0">
            <w:rPr>
              <w:rStyle w:val="PlaceholderText"/>
              <w:i/>
              <w:color w:val="FF0000"/>
            </w:rPr>
            <w:t>name</w:t>
          </w:r>
        </w:p>
      </w:docPartBody>
    </w:docPart>
    <w:docPart>
      <w:docPartPr>
        <w:name w:val="EAC746029A6F43CDA6143B647734F5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05486A-89ED-4D63-99E6-FA837FB48A2B}"/>
      </w:docPartPr>
      <w:docPartBody>
        <w:p w:rsidR="002753D4" w:rsidRDefault="00FD3348" w:rsidP="00FD3348">
          <w:pPr>
            <w:pStyle w:val="EAC746029A6F43CDA6143B647734F5969"/>
          </w:pPr>
          <w:r w:rsidRPr="003938F0">
            <w:rPr>
              <w:rStyle w:val="PlaceholderText"/>
              <w:i/>
              <w:color w:val="FF0000"/>
            </w:rPr>
            <w:t xml:space="preserve">The </w:t>
          </w:r>
          <w:r>
            <w:rPr>
              <w:rStyle w:val="PlaceholderText"/>
              <w:i/>
              <w:color w:val="FF0000"/>
            </w:rPr>
            <w:t>candidate’s</w:t>
          </w:r>
          <w:r w:rsidRPr="003938F0">
            <w:rPr>
              <w:rStyle w:val="PlaceholderText"/>
              <w:i/>
              <w:color w:val="FF0000"/>
            </w:rPr>
            <w:t xml:space="preserve"> </w:t>
          </w:r>
          <w:r>
            <w:rPr>
              <w:rStyle w:val="PlaceholderText"/>
              <w:i/>
              <w:color w:val="FF0000"/>
            </w:rPr>
            <w:t>matriculation number</w:t>
          </w:r>
        </w:p>
      </w:docPartBody>
    </w:docPart>
    <w:docPart>
      <w:docPartPr>
        <w:name w:val="696F21202F7E45519938FC98C2EAB1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4113C3-B065-46B1-9C93-B5E6357994EB}"/>
      </w:docPartPr>
      <w:docPartBody>
        <w:p w:rsidR="002753D4" w:rsidRDefault="00FD3348" w:rsidP="00FD3348">
          <w:pPr>
            <w:pStyle w:val="696F21202F7E45519938FC98C2EAB18A9"/>
          </w:pPr>
          <w:r>
            <w:rPr>
              <w:rStyle w:val="PlaceholderText"/>
              <w:i/>
              <w:color w:val="FF0000"/>
            </w:rPr>
            <w:t>Project s</w:t>
          </w:r>
          <w:r w:rsidRPr="00FE33D7">
            <w:rPr>
              <w:rStyle w:val="PlaceholderText"/>
              <w:i/>
              <w:color w:val="FF0000"/>
            </w:rPr>
            <w:t>tart date</w:t>
          </w:r>
        </w:p>
      </w:docPartBody>
    </w:docPart>
    <w:docPart>
      <w:docPartPr>
        <w:name w:val="E7CC64AB80DF40F7ABD0B32BB6AAF9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B4F36E-0B63-43DD-9D9B-48EB6C99BD42}"/>
      </w:docPartPr>
      <w:docPartBody>
        <w:p w:rsidR="002753D4" w:rsidRDefault="00FD3348" w:rsidP="00FD3348">
          <w:pPr>
            <w:pStyle w:val="E7CC64AB80DF40F7ABD0B32BB6AAF9959"/>
          </w:pPr>
          <w:r>
            <w:rPr>
              <w:rStyle w:val="PlaceholderText"/>
              <w:i/>
              <w:color w:val="FF0000"/>
            </w:rPr>
            <w:t>Project end</w:t>
          </w:r>
          <w:r w:rsidRPr="00FE33D7">
            <w:rPr>
              <w:rStyle w:val="PlaceholderText"/>
              <w:i/>
              <w:color w:val="FF0000"/>
            </w:rPr>
            <w:t xml:space="preserve"> date</w:t>
          </w:r>
        </w:p>
      </w:docPartBody>
    </w:docPart>
    <w:docPart>
      <w:docPartPr>
        <w:name w:val="E97E0A16A86B46DF9FD324A65CE1CD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5AB868-51D9-47C5-9547-95765B9C1404}"/>
      </w:docPartPr>
      <w:docPartBody>
        <w:p w:rsidR="002753D4" w:rsidRDefault="00FD3348" w:rsidP="00FD3348">
          <w:pPr>
            <w:pStyle w:val="E97E0A16A86B46DF9FD324A65CE1CDBE9"/>
          </w:pPr>
          <w:r>
            <w:rPr>
              <w:rStyle w:val="PlaceholderText"/>
              <w:i/>
              <w:color w:val="FF0000"/>
            </w:rPr>
            <w:t>The academic supervisor’s name</w:t>
          </w:r>
        </w:p>
      </w:docPartBody>
    </w:docPart>
    <w:docPart>
      <w:docPartPr>
        <w:name w:val="CAA97C1401E04852B17B61E99CC802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DA75BD-6C02-4D3F-BFFF-29FC8035CBEC}"/>
      </w:docPartPr>
      <w:docPartBody>
        <w:p w:rsidR="002753D4" w:rsidRDefault="00FD3348" w:rsidP="00FD3348">
          <w:pPr>
            <w:pStyle w:val="CAA97C1401E04852B17B61E99CC8025B9"/>
          </w:pPr>
          <w:r>
            <w:rPr>
              <w:rStyle w:val="PlaceholderText"/>
              <w:i/>
              <w:color w:val="FF0000"/>
            </w:rPr>
            <w:t>The academic supervisor’s email address</w:t>
          </w:r>
        </w:p>
      </w:docPartBody>
    </w:docPart>
    <w:docPart>
      <w:docPartPr>
        <w:name w:val="CCE91C07105C4BC287429C617C0542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33C421-5FF7-4473-9208-DB8B1EF62C89}"/>
      </w:docPartPr>
      <w:docPartBody>
        <w:p w:rsidR="002753D4" w:rsidRDefault="00FD3348" w:rsidP="00FD3348">
          <w:pPr>
            <w:pStyle w:val="CCE91C07105C4BC287429C617C05426E9"/>
          </w:pPr>
          <w:r>
            <w:rPr>
              <w:rStyle w:val="PlaceholderText"/>
              <w:i/>
              <w:color w:val="FF0000"/>
            </w:rPr>
            <w:t>The academic supervisor’s contact number</w:t>
          </w:r>
        </w:p>
      </w:docPartBody>
    </w:docPart>
    <w:docPart>
      <w:docPartPr>
        <w:name w:val="35C58F2B7E2D4AAFAFE89C9BC37941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C53B4D-D4A6-465C-AB98-812558028982}"/>
      </w:docPartPr>
      <w:docPartBody>
        <w:p w:rsidR="002753D4" w:rsidRDefault="00FD3348" w:rsidP="00FD3348">
          <w:pPr>
            <w:pStyle w:val="35C58F2B7E2D4AAFAFE89C9BC379410B9"/>
          </w:pPr>
          <w:r>
            <w:rPr>
              <w:rStyle w:val="PlaceholderText"/>
              <w:i/>
              <w:color w:val="FF0000"/>
            </w:rPr>
            <w:t>The academic supervisor’s designation</w:t>
          </w:r>
        </w:p>
      </w:docPartBody>
    </w:docPart>
    <w:docPart>
      <w:docPartPr>
        <w:name w:val="97E469EC835C4980B8E8DDFFFBC536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0895D0-70E6-47E4-8DB4-AE5CE51B974A}"/>
      </w:docPartPr>
      <w:docPartBody>
        <w:p w:rsidR="002753D4" w:rsidRDefault="00FD3348" w:rsidP="00FD3348">
          <w:pPr>
            <w:pStyle w:val="97E469EC835C4980B8E8DDFFFBC536719"/>
          </w:pPr>
          <w:r>
            <w:rPr>
              <w:rStyle w:val="PlaceholderText"/>
              <w:i/>
              <w:color w:val="FF0000"/>
            </w:rPr>
            <w:t>The industry supervisor’s name</w:t>
          </w:r>
        </w:p>
      </w:docPartBody>
    </w:docPart>
    <w:docPart>
      <w:docPartPr>
        <w:name w:val="000392DBB7C44F0C80774156B9934D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2B248A-BCD5-4F74-86D8-4F14EBBE3F56}"/>
      </w:docPartPr>
      <w:docPartBody>
        <w:p w:rsidR="002753D4" w:rsidRDefault="00FD3348" w:rsidP="00FD3348">
          <w:pPr>
            <w:pStyle w:val="000392DBB7C44F0C80774156B9934DB29"/>
          </w:pPr>
          <w:r>
            <w:rPr>
              <w:rStyle w:val="PlaceholderText"/>
              <w:i/>
              <w:color w:val="FF0000"/>
            </w:rPr>
            <w:t>The industry supervisor’s email address</w:t>
          </w:r>
        </w:p>
      </w:docPartBody>
    </w:docPart>
    <w:docPart>
      <w:docPartPr>
        <w:name w:val="BBDC70AA79A347ECBFCD8180718C94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3C252A-B621-4C19-AAAC-BC51AAACB341}"/>
      </w:docPartPr>
      <w:docPartBody>
        <w:p w:rsidR="002753D4" w:rsidRDefault="00FD3348" w:rsidP="00FD3348">
          <w:pPr>
            <w:pStyle w:val="BBDC70AA79A347ECBFCD8180718C94939"/>
          </w:pPr>
          <w:r>
            <w:rPr>
              <w:rStyle w:val="PlaceholderText"/>
              <w:i/>
              <w:color w:val="FF0000"/>
            </w:rPr>
            <w:t>The industry supervisor’s contact number</w:t>
          </w:r>
        </w:p>
      </w:docPartBody>
    </w:docPart>
    <w:docPart>
      <w:docPartPr>
        <w:name w:val="2D8AD3A376E14F6DA8B5FF48488F0B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D8A71C-B5B1-4B0B-BF9E-1837D372B7AB}"/>
      </w:docPartPr>
      <w:docPartBody>
        <w:p w:rsidR="002753D4" w:rsidRDefault="00FD3348" w:rsidP="00FD3348">
          <w:pPr>
            <w:pStyle w:val="2D8AD3A376E14F6DA8B5FF48488F0B329"/>
          </w:pPr>
          <w:r>
            <w:rPr>
              <w:rStyle w:val="PlaceholderText"/>
              <w:i/>
              <w:color w:val="FF0000"/>
            </w:rPr>
            <w:t>The industry supervisor’s designation</w:t>
          </w:r>
        </w:p>
      </w:docPartBody>
    </w:docPart>
    <w:docPart>
      <w:docPartPr>
        <w:name w:val="7BE89AF90B08459CB2CCBB94DAF078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ADB439-BA1A-4161-8EDB-E23B1585E3D1}"/>
      </w:docPartPr>
      <w:docPartBody>
        <w:p w:rsidR="002753D4" w:rsidRDefault="00FD3348" w:rsidP="00FD3348">
          <w:pPr>
            <w:pStyle w:val="7BE89AF90B08459CB2CCBB94DAF078A49"/>
          </w:pPr>
          <w:r>
            <w:rPr>
              <w:rStyle w:val="PlaceholderText"/>
              <w:i/>
              <w:color w:val="FF0000"/>
            </w:rPr>
            <w:t>The industry supervisor’s department / division</w:t>
          </w:r>
        </w:p>
      </w:docPartBody>
    </w:docPart>
    <w:docPart>
      <w:docPartPr>
        <w:name w:val="90CFBAF8F0D141A59631376B85421A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EDEED8-5AF5-4A17-B1A6-4E5FE2AA2B34}"/>
      </w:docPartPr>
      <w:docPartBody>
        <w:p w:rsidR="00013636" w:rsidRDefault="00FD3348" w:rsidP="00FD3348">
          <w:pPr>
            <w:pStyle w:val="90CFBAF8F0D141A59631376B85421A083"/>
          </w:pPr>
          <w:r w:rsidRPr="006E1278">
            <w:rPr>
              <w:rStyle w:val="PlaceholderText"/>
              <w:i/>
              <w:color w:val="FF0000"/>
            </w:rPr>
            <w:t>Please provide any other details that are relevant to the project, e.g., references or research papers, description on the complexity of the project, expected learning opportunities, etc.</w:t>
          </w:r>
        </w:p>
      </w:docPartBody>
    </w:docPart>
    <w:docPart>
      <w:docPartPr>
        <w:name w:val="267B54B3F76644ADA32C272B9098B3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26396D-3C1C-4B43-AF16-2CA2287793C6}"/>
      </w:docPartPr>
      <w:docPartBody>
        <w:p w:rsidR="00013636" w:rsidRDefault="00FD3348" w:rsidP="00FD3348">
          <w:pPr>
            <w:pStyle w:val="267B54B3F76644ADA32C272B9098B35C3"/>
          </w:pPr>
          <w:r w:rsidRPr="00075B0B">
            <w:rPr>
              <w:rStyle w:val="PlaceholderText"/>
              <w:i/>
              <w:color w:val="FF0000"/>
            </w:rPr>
            <w:t>Click or tap to enter a date</w:t>
          </w:r>
        </w:p>
      </w:docPartBody>
    </w:docPart>
    <w:docPart>
      <w:docPartPr>
        <w:name w:val="E432658C9F31444F93835CA35F6CC4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8AA804-E765-48F6-9B6A-06D9D7ACD8B2}"/>
      </w:docPartPr>
      <w:docPartBody>
        <w:p w:rsidR="00013636" w:rsidRDefault="00FD3348" w:rsidP="00FD3348">
          <w:pPr>
            <w:pStyle w:val="E432658C9F31444F93835CA35F6CC45E3"/>
          </w:pPr>
          <w:r w:rsidRPr="00075B0B">
            <w:rPr>
              <w:rStyle w:val="PlaceholderText"/>
              <w:i/>
              <w:color w:val="FF0000"/>
            </w:rPr>
            <w:t xml:space="preserve">The </w:t>
          </w:r>
          <w:r>
            <w:rPr>
              <w:rStyle w:val="PlaceholderText"/>
              <w:i/>
              <w:color w:val="FF0000"/>
            </w:rPr>
            <w:t>candidate’s</w:t>
          </w:r>
          <w:r w:rsidRPr="00075B0B">
            <w:rPr>
              <w:rStyle w:val="PlaceholderText"/>
              <w:i/>
              <w:color w:val="FF0000"/>
            </w:rPr>
            <w:t xml:space="preserve"> </w:t>
          </w:r>
          <w:r>
            <w:rPr>
              <w:rStyle w:val="PlaceholderText"/>
              <w:i/>
              <w:color w:val="FF0000"/>
            </w:rPr>
            <w:t>contact number</w:t>
          </w:r>
        </w:p>
      </w:docPartBody>
    </w:docPart>
    <w:docPart>
      <w:docPartPr>
        <w:name w:val="1C96EAE31B294EBE838ECD2F1E480B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ED0046-7EC1-4A3B-AB91-BD5489142C4C}"/>
      </w:docPartPr>
      <w:docPartBody>
        <w:p w:rsidR="00013636" w:rsidRDefault="00FD3348" w:rsidP="00FD3348">
          <w:pPr>
            <w:pStyle w:val="1C96EAE31B294EBE838ECD2F1E480B803"/>
          </w:pPr>
          <w:r w:rsidRPr="00075B0B">
            <w:rPr>
              <w:rStyle w:val="PlaceholderText"/>
              <w:i/>
              <w:color w:val="FF0000"/>
            </w:rPr>
            <w:t>Click or tap to enter a date</w:t>
          </w:r>
        </w:p>
      </w:docPartBody>
    </w:docPart>
    <w:docPart>
      <w:docPartPr>
        <w:name w:val="D39BE6E7511741AABADC1FDBFB96F1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D226F2-DCCE-483E-9813-97ECFA18B4F0}"/>
      </w:docPartPr>
      <w:docPartBody>
        <w:p w:rsidR="00013636" w:rsidRDefault="00FD3348" w:rsidP="00FD3348">
          <w:pPr>
            <w:pStyle w:val="D39BE6E7511741AABADC1FDBFB96F1793"/>
          </w:pPr>
          <w:r w:rsidRPr="00075B0B">
            <w:rPr>
              <w:rStyle w:val="PlaceholderText"/>
              <w:i/>
              <w:color w:val="FF0000"/>
            </w:rPr>
            <w:t>Click or tap to enter a date</w:t>
          </w:r>
        </w:p>
      </w:docPartBody>
    </w:docPart>
    <w:docPart>
      <w:docPartPr>
        <w:name w:val="0E1777C4C78942CAAB731333B5A725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08FE54-854E-456E-AFD0-A9F9349502F0}"/>
      </w:docPartPr>
      <w:docPartBody>
        <w:p w:rsidR="0001391C" w:rsidRDefault="00FD3348" w:rsidP="00FD3348">
          <w:pPr>
            <w:pStyle w:val="0E1777C4C78942CAAB731333B5A725F13"/>
          </w:pPr>
          <w:r>
            <w:rPr>
              <w:rStyle w:val="PlaceholderText"/>
              <w:i/>
              <w:color w:val="FF0000"/>
            </w:rPr>
            <w:t>The industry supervisor’s name</w:t>
          </w:r>
        </w:p>
      </w:docPartBody>
    </w:docPart>
    <w:docPart>
      <w:docPartPr>
        <w:name w:val="6C0538DBFFA34C849DBFD2483CB877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CCFA39-6FAC-427A-8195-4B6F9E4B38B5}"/>
      </w:docPartPr>
      <w:docPartBody>
        <w:p w:rsidR="0001391C" w:rsidRDefault="00FD3348" w:rsidP="00FD3348">
          <w:pPr>
            <w:pStyle w:val="6C0538DBFFA34C849DBFD2483CB877A63"/>
          </w:pPr>
          <w:r>
            <w:rPr>
              <w:rStyle w:val="PlaceholderText"/>
              <w:i/>
              <w:color w:val="FF0000"/>
            </w:rPr>
            <w:t>The industry supervisor’s designation</w:t>
          </w:r>
        </w:p>
      </w:docPartBody>
    </w:docPart>
    <w:docPart>
      <w:docPartPr>
        <w:name w:val="E383213815E84C1888D3EAA4F5EA4D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FBFC45-6B94-41D8-B4E2-F8FDE0B31E9B}"/>
      </w:docPartPr>
      <w:docPartBody>
        <w:p w:rsidR="0001391C" w:rsidRDefault="00FD3348" w:rsidP="00FD3348">
          <w:pPr>
            <w:pStyle w:val="E383213815E84C1888D3EAA4F5EA4D843"/>
          </w:pPr>
          <w:r>
            <w:rPr>
              <w:rStyle w:val="PlaceholderText"/>
              <w:i/>
              <w:color w:val="FF0000"/>
            </w:rPr>
            <w:t>The industry supervisor’s department / division</w:t>
          </w:r>
        </w:p>
      </w:docPartBody>
    </w:docPart>
    <w:docPart>
      <w:docPartPr>
        <w:name w:val="CBB48FBE30CC4113B8BA1C94B7B5AC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08BE87-79FE-4493-86D0-2B5111CE279C}"/>
      </w:docPartPr>
      <w:docPartBody>
        <w:p w:rsidR="0001391C" w:rsidRDefault="00FD3348" w:rsidP="00FD3348">
          <w:pPr>
            <w:pStyle w:val="CBB48FBE30CC4113B8BA1C94B7B5ACE23"/>
          </w:pPr>
          <w:r>
            <w:rPr>
              <w:rStyle w:val="PlaceholderText"/>
              <w:i/>
              <w:color w:val="FF0000"/>
            </w:rPr>
            <w:t>The industry supervisor’s contact number</w:t>
          </w:r>
        </w:p>
      </w:docPartBody>
    </w:docPart>
    <w:docPart>
      <w:docPartPr>
        <w:name w:val="D15A15A7E3E74CADA0A81D773F7F2C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5ACDF6-E39E-42BF-A0F7-11786675A8A1}"/>
      </w:docPartPr>
      <w:docPartBody>
        <w:p w:rsidR="0001391C" w:rsidRDefault="00FD3348" w:rsidP="00FD3348">
          <w:pPr>
            <w:pStyle w:val="D15A15A7E3E74CADA0A81D773F7F2C703"/>
          </w:pPr>
          <w:r>
            <w:rPr>
              <w:rStyle w:val="PlaceholderText"/>
              <w:i/>
              <w:color w:val="FF0000"/>
            </w:rPr>
            <w:t>The industry supervisor’s email address</w:t>
          </w:r>
        </w:p>
      </w:docPartBody>
    </w:docPart>
    <w:docPart>
      <w:docPartPr>
        <w:name w:val="D2048ED4E7A64120B5750954FFAC43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0ED512-88AC-48DF-8A5E-ED8503A448DE}"/>
      </w:docPartPr>
      <w:docPartBody>
        <w:p w:rsidR="0001391C" w:rsidRDefault="00FD3348" w:rsidP="00FD3348">
          <w:pPr>
            <w:pStyle w:val="D2048ED4E7A64120B5750954FFAC43BB"/>
          </w:pPr>
          <w:r w:rsidRPr="006320B5">
            <w:rPr>
              <w:rStyle w:val="PlaceholderText"/>
              <w:i/>
              <w:color w:val="FF0000"/>
            </w:rPr>
            <w:t>The candidate’s email address</w:t>
          </w:r>
        </w:p>
      </w:docPartBody>
    </w:docPart>
    <w:docPart>
      <w:docPartPr>
        <w:name w:val="5953C8CCA29E454B8B46BDF8E52679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018355-5B5D-4BE4-81F1-BFB623A0393D}"/>
      </w:docPartPr>
      <w:docPartBody>
        <w:p w:rsidR="0001391C" w:rsidRDefault="00FD3348" w:rsidP="00FD3348">
          <w:pPr>
            <w:pStyle w:val="5953C8CCA29E454B8B46BDF8E52679BD"/>
          </w:pPr>
          <w:r w:rsidRPr="003938F0">
            <w:rPr>
              <w:rStyle w:val="PlaceholderText"/>
              <w:i/>
              <w:color w:val="FF0000"/>
            </w:rPr>
            <w:t xml:space="preserve">The </w:t>
          </w:r>
          <w:r>
            <w:rPr>
              <w:rStyle w:val="PlaceholderText"/>
              <w:i/>
              <w:color w:val="FF0000"/>
            </w:rPr>
            <w:t>candidate’s</w:t>
          </w:r>
          <w:r w:rsidRPr="003938F0">
            <w:rPr>
              <w:rStyle w:val="PlaceholderText"/>
              <w:i/>
              <w:color w:val="FF0000"/>
            </w:rPr>
            <w:t xml:space="preserve"> </w:t>
          </w:r>
          <w:r>
            <w:rPr>
              <w:rStyle w:val="PlaceholderText"/>
              <w:i/>
              <w:color w:val="FF0000"/>
            </w:rPr>
            <w:t xml:space="preserve">full </w:t>
          </w:r>
          <w:r w:rsidRPr="003938F0">
            <w:rPr>
              <w:rStyle w:val="PlaceholderText"/>
              <w:i/>
              <w:color w:val="FF0000"/>
            </w:rPr>
            <w:t>name</w:t>
          </w:r>
        </w:p>
      </w:docPartBody>
    </w:docPart>
    <w:docPart>
      <w:docPartPr>
        <w:name w:val="FF38EA1EC4A048CEAF38B477A2E7CA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08B1ED-DCEF-43D9-8EC1-B7B74A0192E4}"/>
      </w:docPartPr>
      <w:docPartBody>
        <w:p w:rsidR="0001391C" w:rsidRDefault="00FD3348" w:rsidP="00FD3348">
          <w:pPr>
            <w:pStyle w:val="FF38EA1EC4A048CEAF38B477A2E7CA41"/>
          </w:pPr>
          <w:r>
            <w:rPr>
              <w:rStyle w:val="PlaceholderText"/>
              <w:i/>
              <w:color w:val="FF0000"/>
            </w:rPr>
            <w:t>The academic supervisor’s name</w:t>
          </w:r>
        </w:p>
      </w:docPartBody>
    </w:docPart>
    <w:docPart>
      <w:docPartPr>
        <w:name w:val="CACE86C4FDDA4DC28FCB87D2762E9B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F7547D-6315-4DD0-A4C6-66CEADE8EA04}"/>
      </w:docPartPr>
      <w:docPartBody>
        <w:p w:rsidR="0001391C" w:rsidRDefault="00FD3348" w:rsidP="00FD3348">
          <w:pPr>
            <w:pStyle w:val="CACE86C4FDDA4DC28FCB87D2762E9BE4"/>
          </w:pPr>
          <w:r>
            <w:rPr>
              <w:rStyle w:val="PlaceholderText"/>
              <w:i/>
              <w:color w:val="FF0000"/>
            </w:rPr>
            <w:t>The academic supervisor’s contact number</w:t>
          </w:r>
        </w:p>
      </w:docPartBody>
    </w:docPart>
    <w:docPart>
      <w:docPartPr>
        <w:name w:val="65EAF344F3DD4D7D81A728FB6B55A8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64F41E-F7D6-45B6-B03E-EF13666BAA75}"/>
      </w:docPartPr>
      <w:docPartBody>
        <w:p w:rsidR="0001391C" w:rsidRDefault="00FD3348" w:rsidP="00FD3348">
          <w:pPr>
            <w:pStyle w:val="65EAF344F3DD4D7D81A728FB6B55A8AF"/>
          </w:pPr>
          <w:r>
            <w:rPr>
              <w:rStyle w:val="PlaceholderText"/>
              <w:i/>
              <w:color w:val="FF0000"/>
            </w:rPr>
            <w:t>The academic supervisor’s email address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6C0"/>
    <w:rsid w:val="00013636"/>
    <w:rsid w:val="0001391C"/>
    <w:rsid w:val="00042110"/>
    <w:rsid w:val="00086776"/>
    <w:rsid w:val="000A1EBF"/>
    <w:rsid w:val="00124048"/>
    <w:rsid w:val="00140D51"/>
    <w:rsid w:val="00191410"/>
    <w:rsid w:val="00196E67"/>
    <w:rsid w:val="001B3E54"/>
    <w:rsid w:val="001E56C0"/>
    <w:rsid w:val="002753D4"/>
    <w:rsid w:val="00334AE5"/>
    <w:rsid w:val="004528B8"/>
    <w:rsid w:val="00484E33"/>
    <w:rsid w:val="004E0A68"/>
    <w:rsid w:val="004F128C"/>
    <w:rsid w:val="004F5F97"/>
    <w:rsid w:val="004F6D02"/>
    <w:rsid w:val="005135ED"/>
    <w:rsid w:val="005161A6"/>
    <w:rsid w:val="00594D5F"/>
    <w:rsid w:val="00676D58"/>
    <w:rsid w:val="006B758E"/>
    <w:rsid w:val="006C696B"/>
    <w:rsid w:val="007152F5"/>
    <w:rsid w:val="007B2136"/>
    <w:rsid w:val="007D6179"/>
    <w:rsid w:val="007F4526"/>
    <w:rsid w:val="00824E7D"/>
    <w:rsid w:val="00897A6A"/>
    <w:rsid w:val="008B4D39"/>
    <w:rsid w:val="00924AFC"/>
    <w:rsid w:val="0097419C"/>
    <w:rsid w:val="00A22F1F"/>
    <w:rsid w:val="00AA4B2B"/>
    <w:rsid w:val="00AB4DB5"/>
    <w:rsid w:val="00AC44FE"/>
    <w:rsid w:val="00B133E8"/>
    <w:rsid w:val="00B4065F"/>
    <w:rsid w:val="00B57191"/>
    <w:rsid w:val="00B74CB8"/>
    <w:rsid w:val="00B763ED"/>
    <w:rsid w:val="00B87DFF"/>
    <w:rsid w:val="00BC2177"/>
    <w:rsid w:val="00D471E8"/>
    <w:rsid w:val="00DB6636"/>
    <w:rsid w:val="00E365B6"/>
    <w:rsid w:val="00E453E0"/>
    <w:rsid w:val="00E51E0B"/>
    <w:rsid w:val="00E54D7B"/>
    <w:rsid w:val="00F12556"/>
    <w:rsid w:val="00F9623F"/>
    <w:rsid w:val="00FD3291"/>
    <w:rsid w:val="00FD3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SG" w:eastAsia="en-SG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rsid w:val="00FD3348"/>
    <w:rPr>
      <w:color w:val="808080"/>
    </w:rPr>
  </w:style>
  <w:style w:type="paragraph" w:customStyle="1" w:styleId="6EA86982CA4B48C4B2A93E8AC8DA11339">
    <w:name w:val="6EA86982CA4B48C4B2A93E8AC8DA1133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952E7C3D1EC54B0C9E007B3EA93AF2619">
    <w:name w:val="952E7C3D1EC54B0C9E007B3EA93AF261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7DF5117DDC904DE19D7DDBB55B37CB379">
    <w:name w:val="7DF5117DDC904DE19D7DDBB55B37CB37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EAC746029A6F43CDA6143B647734F5969">
    <w:name w:val="EAC746029A6F43CDA6143B647734F596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696F21202F7E45519938FC98C2EAB18A9">
    <w:name w:val="696F21202F7E45519938FC98C2EAB18A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E7CC64AB80DF40F7ABD0B32BB6AAF9959">
    <w:name w:val="E7CC64AB80DF40F7ABD0B32BB6AAF995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E97E0A16A86B46DF9FD324A65CE1CDBE9">
    <w:name w:val="E97E0A16A86B46DF9FD324A65CE1CDBE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CAA97C1401E04852B17B61E99CC8025B9">
    <w:name w:val="CAA97C1401E04852B17B61E99CC8025B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CCE91C07105C4BC287429C617C05426E9">
    <w:name w:val="CCE91C07105C4BC287429C617C05426E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35C58F2B7E2D4AAFAFE89C9BC379410B9">
    <w:name w:val="35C58F2B7E2D4AAFAFE89C9BC379410B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97E469EC835C4980B8E8DDFFFBC536719">
    <w:name w:val="97E469EC835C4980B8E8DDFFFBC53671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000392DBB7C44F0C80774156B9934DB29">
    <w:name w:val="000392DBB7C44F0C80774156B9934DB2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BBDC70AA79A347ECBFCD8180718C94939">
    <w:name w:val="BBDC70AA79A347ECBFCD8180718C9493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2D8AD3A376E14F6DA8B5FF48488F0B329">
    <w:name w:val="2D8AD3A376E14F6DA8B5FF48488F0B32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7BE89AF90B08459CB2CCBB94DAF078A49">
    <w:name w:val="7BE89AF90B08459CB2CCBB94DAF078A4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458AE9C12B8B4CA7B8C5DB03DFABD45F9">
    <w:name w:val="458AE9C12B8B4CA7B8C5DB03DFABD45F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09558545275A4B4CA3DE061D794AE1009">
    <w:name w:val="09558545275A4B4CA3DE061D794AE100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EE67969AA3C94E88AA5BB744B25A0ADA9">
    <w:name w:val="EE67969AA3C94E88AA5BB744B25A0ADA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67B0EB680C8D420399292A9EFA96CFD49">
    <w:name w:val="67B0EB680C8D420399292A9EFA96CFD4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B17E4EB311C640A7B59031688C0C4D2A9">
    <w:name w:val="B17E4EB311C640A7B59031688C0C4D2A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23649D7E3A8A42889C9EFD04FC11EB829">
    <w:name w:val="23649D7E3A8A42889C9EFD04FC11EB82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73983D198E8845779A0F0051EC71A7049">
    <w:name w:val="73983D198E8845779A0F0051EC71A704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8988DEC1BA164918A9D7FB582A19A97D9">
    <w:name w:val="8988DEC1BA164918A9D7FB582A19A97D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4AA4074BEF4B48FF83EC004EE7479E359">
    <w:name w:val="4AA4074BEF4B48FF83EC004EE7479E35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0D18F31A539A474A856827FB60CC7C149">
    <w:name w:val="0D18F31A539A474A856827FB60CC7C14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90CFBAF8F0D141A59631376B85421A083">
    <w:name w:val="90CFBAF8F0D141A59631376B85421A083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0E1777C4C78942CAAB731333B5A725F13">
    <w:name w:val="0E1777C4C78942CAAB731333B5A725F13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6C0538DBFFA34C849DBFD2483CB877A63">
    <w:name w:val="6C0538DBFFA34C849DBFD2483CB877A63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E383213815E84C1888D3EAA4F5EA4D843">
    <w:name w:val="E383213815E84C1888D3EAA4F5EA4D843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CBB48FBE30CC4113B8BA1C94B7B5ACE23">
    <w:name w:val="CBB48FBE30CC4113B8BA1C94B7B5ACE23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D15A15A7E3E74CADA0A81D773F7F2C703">
    <w:name w:val="D15A15A7E3E74CADA0A81D773F7F2C703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267B54B3F76644ADA32C272B9098B35C3">
    <w:name w:val="267B54B3F76644ADA32C272B9098B35C3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E432658C9F31444F93835CA35F6CC45E3">
    <w:name w:val="E432658C9F31444F93835CA35F6CC45E3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D2048ED4E7A64120B5750954FFAC43BB">
    <w:name w:val="D2048ED4E7A64120B5750954FFAC43BB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1C96EAE31B294EBE838ECD2F1E480B803">
    <w:name w:val="1C96EAE31B294EBE838ECD2F1E480B803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D39BE6E7511741AABADC1FDBFB96F1793">
    <w:name w:val="D39BE6E7511741AABADC1FDBFB96F1793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5953C8CCA29E454B8B46BDF8E52679BD">
    <w:name w:val="5953C8CCA29E454B8B46BDF8E52679BD"/>
    <w:rsid w:val="00FD3348"/>
  </w:style>
  <w:style w:type="paragraph" w:customStyle="1" w:styleId="FF38EA1EC4A048CEAF38B477A2E7CA41">
    <w:name w:val="FF38EA1EC4A048CEAF38B477A2E7CA41"/>
    <w:rsid w:val="00FD3348"/>
  </w:style>
  <w:style w:type="paragraph" w:customStyle="1" w:styleId="CACE86C4FDDA4DC28FCB87D2762E9BE4">
    <w:name w:val="CACE86C4FDDA4DC28FCB87D2762E9BE4"/>
    <w:rsid w:val="00FD3348"/>
  </w:style>
  <w:style w:type="paragraph" w:customStyle="1" w:styleId="65EAF344F3DD4D7D81A728FB6B55A8AF">
    <w:name w:val="65EAF344F3DD4D7D81A728FB6B55A8AF"/>
    <w:rsid w:val="00FD334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EDAE53-C84C-460C-9EC1-F83C0D09A9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for SIT Module Profile 20140818</Template>
  <TotalTime>0</TotalTime>
  <Pages>14</Pages>
  <Words>3074</Words>
  <Characters>17522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ICT4001 Capstone Project</vt:lpstr>
    </vt:vector>
  </TitlesOfParts>
  <Company>Singapore Institute of Technology</Company>
  <LinksUpToDate>false</LinksUpToDate>
  <CharactersWithSpaces>20555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ICT4001 Capstone Project</dc:title>
  <dc:subject>(Form B) Capstone Project Details</dc:subject>
  <dc:creator>Goh Weihan</dc:creator>
  <dc:description/>
  <cp:lastModifiedBy>Cybersecurity Department</cp:lastModifiedBy>
  <cp:revision>2</cp:revision>
  <cp:lastPrinted>2017-01-11T06:56:00Z</cp:lastPrinted>
  <dcterms:created xsi:type="dcterms:W3CDTF">2026-10-08T23:54:00Z</dcterms:created>
  <dcterms:modified xsi:type="dcterms:W3CDTF">2026-10-08T23:54:00Z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ef8e180-8f22-4ead-b44a-2d560df875da_Enabled">
    <vt:lpwstr>true</vt:lpwstr>
  </property>
  <property fmtid="{D5CDD505-2E9C-101B-9397-08002B2CF9AE}" pid="3" name="MSIP_Label_3ef8e180-8f22-4ead-b44a-2d560df875da_SetDate">
    <vt:lpwstr>2024-10-02T02:54:04Z</vt:lpwstr>
  </property>
  <property fmtid="{D5CDD505-2E9C-101B-9397-08002B2CF9AE}" pid="4" name="MSIP_Label_3ef8e180-8f22-4ead-b44a-2d560df875da_Method">
    <vt:lpwstr>Privileged</vt:lpwstr>
  </property>
  <property fmtid="{D5CDD505-2E9C-101B-9397-08002B2CF9AE}" pid="5" name="MSIP_Label_3ef8e180-8f22-4ead-b44a-2d560df875da_Name">
    <vt:lpwstr>Public</vt:lpwstr>
  </property>
  <property fmtid="{D5CDD505-2E9C-101B-9397-08002B2CF9AE}" pid="6" name="MSIP_Label_3ef8e180-8f22-4ead-b44a-2d560df875da_SiteId">
    <vt:lpwstr>64991f7f-44d6-4d8c-9cd4-7862e8cb94c6</vt:lpwstr>
  </property>
  <property fmtid="{D5CDD505-2E9C-101B-9397-08002B2CF9AE}" pid="7" name="MSIP_Label_3ef8e180-8f22-4ead-b44a-2d560df875da_ActionId">
    <vt:lpwstr>07c184a5-a6c0-49f0-9520-c6c692371a05</vt:lpwstr>
  </property>
  <property fmtid="{D5CDD505-2E9C-101B-9397-08002B2CF9AE}" pid="8" name="MSIP_Label_3ef8e180-8f22-4ead-b44a-2d560df875da_ContentBits">
    <vt:lpwstr>0</vt:lpwstr>
  </property>
</Properties>
</file>