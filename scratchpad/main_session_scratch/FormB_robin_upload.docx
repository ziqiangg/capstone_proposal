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384B" w14:textId="77777777" w:rsidR="00603C7A" w:rsidRDefault="00603C7A" w:rsidP="00A60E08">
      <w:pPr>
        <w:pStyle w:val="BodyText"/>
        <w:jc w:val="center"/>
        <w:rPr>
          <w:b/>
          <w:sz w:val="32"/>
          <w:szCs w:val="33"/>
        </w:rPr>
      </w:pPr>
      <w:r>
        <w:rPr>
          <w:b/>
          <w:sz w:val="32"/>
          <w:szCs w:val="33"/>
        </w:rPr>
        <w:t>Singapore Institute of Technology</w:t>
      </w:r>
    </w:p>
    <w:p w14:paraId="3E1B63B2" w14:textId="77777777" w:rsidR="00603C7A" w:rsidRDefault="00866D62" w:rsidP="00A60E08">
      <w:pPr>
        <w:pStyle w:val="BodyText"/>
        <w:jc w:val="center"/>
        <w:rPr>
          <w:b/>
          <w:sz w:val="32"/>
          <w:szCs w:val="33"/>
        </w:rPr>
      </w:pPr>
      <w:r>
        <w:rPr>
          <w:b/>
          <w:bCs/>
          <w:sz w:val="32"/>
          <w:szCs w:val="32"/>
        </w:rPr>
        <w:t>Information and Communications Technology Cluster</w:t>
      </w:r>
    </w:p>
    <w:p w14:paraId="3BCC8452" w14:textId="77777777" w:rsidR="00603C7A" w:rsidRPr="00FE07AF" w:rsidRDefault="6B0F9FD0" w:rsidP="660D2A7E">
      <w:pPr>
        <w:pStyle w:val="BodyText"/>
        <w:jc w:val="center"/>
        <w:rPr>
          <w:b/>
          <w:bCs/>
          <w:sz w:val="32"/>
          <w:szCs w:val="32"/>
        </w:rPr>
      </w:pPr>
      <w:r>
        <w:rPr>
          <w:b/>
          <w:bCs/>
          <w:sz w:val="32"/>
          <w:szCs w:val="32"/>
        </w:rPr>
        <w:t>AAI4001 Capstone Project</w:t>
      </w:r>
    </w:p>
    <w:p w14:paraId="2FFD23C5" w14:textId="77777777" w:rsidR="00603C7A" w:rsidRPr="00FE07AF" w:rsidRDefault="00603C7A" w:rsidP="00A60E08">
      <w:pPr>
        <w:pStyle w:val="BodyText"/>
        <w:jc w:val="center"/>
        <w:rPr>
          <w:sz w:val="28"/>
          <w:szCs w:val="28"/>
        </w:rPr>
      </w:pPr>
    </w:p>
    <w:p w14:paraId="1D51F836" w14:textId="77777777" w:rsidR="00603C7A" w:rsidRPr="00FE07AF" w:rsidRDefault="00603C7A" w:rsidP="00A60E08">
      <w:pPr>
        <w:pStyle w:val="BodyText"/>
        <w:jc w:val="center"/>
        <w:rPr>
          <w:sz w:val="28"/>
          <w:szCs w:val="28"/>
          <w:u w:val="single"/>
        </w:rPr>
      </w:pPr>
      <w:r>
        <w:rPr>
          <w:sz w:val="28"/>
          <w:szCs w:val="28"/>
          <w:u w:val="single"/>
        </w:rPr>
        <w:t>Capstone Project Details (Form B)</w:t>
      </w:r>
    </w:p>
    <w:p w14:paraId="6CABF992" w14:textId="77777777" w:rsidR="00603C7A" w:rsidRDefault="00603C7A" w:rsidP="00A60E08">
      <w:pPr>
        <w:pStyle w:val="BodyText"/>
      </w:pPr>
    </w:p>
    <w:p w14:paraId="1C923A98" w14:textId="77777777" w:rsidR="00603C7A" w:rsidRDefault="00603C7A" w:rsidP="00E06E5F">
      <w:pPr>
        <w:pStyle w:val="Heading1"/>
        <w:numPr>
          <w:ilvl w:val="0"/>
          <w:numId w:val="34"/>
        </w:numPr>
      </w:pPr>
      <w:r>
        <w:t>General Capstone Project Information</w:t>
      </w:r>
    </w:p>
    <w:p w14:paraId="30DEAA11" w14:textId="77777777" w:rsidR="00603C7A" w:rsidRDefault="00603C7A" w:rsidP="00D8307C">
      <w:pPr>
        <w:pStyle w:val="BodyText"/>
      </w:pPr>
    </w:p>
    <w:p w14:paraId="692F27A3" w14:textId="77777777" w:rsidR="00B92548" w:rsidRPr="00AE1164" w:rsidRDefault="00B92548" w:rsidP="00B92548">
      <w:pPr>
        <w:pStyle w:val="BodyText"/>
        <w:rPr>
          <w:b/>
        </w:rPr>
      </w:pPr>
      <w:r>
        <w:rPr>
          <w:b/>
        </w:rPr>
        <w:t>Project Information:</w:t>
      </w:r>
    </w:p>
    <w:p w14:paraId="511093C5" w14:textId="77777777" w:rsidR="00B92548" w:rsidRDefault="00B92548" w:rsidP="00B92548">
      <w:pPr>
        <w:pStyle w:val="BodyText"/>
      </w:pPr>
    </w:p>
    <w:p w14:paraId="0401DA91" w14:textId="07929146" w:rsidR="00B92548" w:rsidRDefault="00B92548" w:rsidP="00B92548">
      <w:pPr>
        <w:pStyle w:val="BodyText"/>
      </w:pPr>
      <w:r>
        <w:t xml:space="preserve">(Project Title): </w:t>
      </w:r>
      <w:sdt>
        <w:sdtPr>
          <w:id w:val="664052563"/>
          <w:placeholder>
            <w:docPart w:val="6EA86982CA4B48C4B2A93E8AC8DA1133"/>
          </w:placeholder>
          <w15:color w:val="FF0000"/>
          <w:text/>
        </w:sdtPr>
        <w:sdtContent>
          <w:r w:rsidR="0008126C" w:rsidRPr="0008126C">
            <w:t>AI Security for Critical Infrastructure: A Guardrail Evaluation Test Bench and Porject Beacon an AI-Security Briefing Service</w:t>
          </w:r>
        </w:sdtContent>
      </w:sdt>
    </w:p>
    <w:p w14:paraId="562A92AA" w14:textId="77777777" w:rsidR="00B92548" w:rsidRDefault="00B92548" w:rsidP="00B92548">
      <w:pPr>
        <w:pStyle w:val="BodyText"/>
      </w:pPr>
    </w:p>
    <w:p w14:paraId="3A49611E" w14:textId="77777777" w:rsidR="00B92548" w:rsidRDefault="00B92548" w:rsidP="00B92548">
      <w:pPr>
        <w:pStyle w:val="BodyText"/>
      </w:pPr>
      <w:r>
        <w:t xml:space="preserve">(Organization): </w:t>
      </w:r>
      <w:sdt>
        <w:sdtPr>
          <w:id w:val="-1463258527"/>
          <w:placeholder>
            <w:docPart w:val="952E7C3D1EC54B0C9E007B3EA93AF261"/>
          </w:placeholder>
          <w15:color w:val="FF0000"/>
          <w:text/>
        </w:sdtPr>
        <w:sdtEndPr/>
        <w:sdtContent>
          <w:r>
            <w:t>Land Transport Authority (LTA)</w:t>
          </w:r>
        </w:sdtContent>
      </w:sdt>
    </w:p>
    <w:p w14:paraId="2C1FA22D" w14:textId="77777777" w:rsidR="00B92548" w:rsidRDefault="00B92548" w:rsidP="00B92548">
      <w:pPr>
        <w:pStyle w:val="BodyText"/>
      </w:pPr>
    </w:p>
    <w:p w14:paraId="549D6FDD" w14:textId="77777777" w:rsidR="00577CE2" w:rsidRPr="002D1A5F" w:rsidRDefault="00577CE2" w:rsidP="00B92548">
      <w:pPr>
        <w:pStyle w:val="BodyText"/>
      </w:pPr>
      <w:r>
        <w:t>(Initiation):</w:t>
      </w:r>
    </w:p>
    <w:p w14:paraId="36D9511F" w14:textId="77777777" w:rsidR="00577CE2" w:rsidRPr="00122818" w:rsidRDefault="00577CE2" w:rsidP="00B92548">
      <w:pPr>
        <w:pStyle w:val="BodyText"/>
        <w:rPr>
          <w:color w:val="FF0000"/>
        </w:rPr>
      </w:pPr>
    </w:p>
    <w:p w14:paraId="4A09D1F3" w14:textId="77777777" w:rsidR="00577CE2" w:rsidRPr="00122818" w:rsidRDefault="006D67DC"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Project initiated by industry</w:t>
      </w:r>
    </w:p>
    <w:p w14:paraId="75C84040" w14:textId="77777777" w:rsidR="00577CE2" w:rsidRPr="00122818" w:rsidRDefault="006D67DC"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Project initiated by student</w:t>
      </w:r>
    </w:p>
    <w:p w14:paraId="1E55C373" w14:textId="77777777" w:rsidR="00DD3E58" w:rsidRPr="00122818" w:rsidRDefault="00DD3E58" w:rsidP="00577CE2">
      <w:pPr>
        <w:pStyle w:val="BodyText"/>
        <w:rPr>
          <w:color w:val="FF0000"/>
        </w:rPr>
      </w:pPr>
    </w:p>
    <w:p w14:paraId="5B37D157" w14:textId="77777777" w:rsidR="00DD3E58" w:rsidRPr="002D1A5F" w:rsidRDefault="00DD3E58" w:rsidP="00577CE2">
      <w:pPr>
        <w:pStyle w:val="BodyText"/>
      </w:pPr>
      <w:r>
        <w:t>(Multi-disciplinary):</w:t>
      </w:r>
    </w:p>
    <w:p w14:paraId="0766EA26" w14:textId="77777777" w:rsidR="002C3ACD" w:rsidRPr="00122818" w:rsidRDefault="002C3ACD" w:rsidP="00577CE2">
      <w:pPr>
        <w:pStyle w:val="BodyText"/>
        <w:rPr>
          <w:color w:val="FF0000"/>
        </w:rPr>
      </w:pPr>
    </w:p>
    <w:p w14:paraId="12316ABB" w14:textId="77777777" w:rsidR="002C3ACD" w:rsidRPr="00122818" w:rsidRDefault="006D67DC"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w:t>
      </w:r>
      <w:r>
        <w:rPr>
          <w:color w:val="FF0000"/>
          <w:lang w:eastAsia="zh-TW"/>
        </w:rPr>
        <w:t>Project is multi-disciplinary (e.g. ICT and ENG)</w:t>
      </w:r>
    </w:p>
    <w:p w14:paraId="0CD840E2" w14:textId="77777777" w:rsidR="002C3ACD" w:rsidRPr="00122818" w:rsidRDefault="006D67DC"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w:t>
      </w:r>
      <w:r>
        <w:rPr>
          <w:color w:val="FF0000"/>
          <w:lang w:eastAsia="zh-TW"/>
        </w:rPr>
        <w:t>Project is single-disciplinary (e.g. ICT only)</w:t>
      </w:r>
    </w:p>
    <w:p w14:paraId="5F3DD360" w14:textId="77777777" w:rsidR="00B92548" w:rsidRDefault="00B92548" w:rsidP="00B92548">
      <w:pPr>
        <w:pStyle w:val="BodyText"/>
      </w:pPr>
    </w:p>
    <w:p w14:paraId="61E2E955" w14:textId="77777777" w:rsidR="00B92548" w:rsidRPr="00AE1164" w:rsidRDefault="00B92548" w:rsidP="00B92548">
      <w:pPr>
        <w:pStyle w:val="BodyText"/>
        <w:rPr>
          <w:b/>
        </w:rPr>
      </w:pPr>
      <w:r>
        <w:rPr>
          <w:b/>
        </w:rPr>
        <w:t>Candidate Particulars:</w:t>
      </w:r>
    </w:p>
    <w:p w14:paraId="591E4B74" w14:textId="77777777" w:rsidR="00B92548" w:rsidRDefault="00B92548" w:rsidP="00B92548">
      <w:pPr>
        <w:pStyle w:val="BodyText"/>
      </w:pPr>
    </w:p>
    <w:p w14:paraId="7A41785B" w14:textId="77777777"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EndPr/>
        <w:sdtContent>
          <w:r>
            <w:t>Guo Zi Qiang Robin</w:t>
          </w:r>
        </w:sdtContent>
      </w:sdt>
      <w:bookmarkEnd w:id="0"/>
    </w:p>
    <w:p w14:paraId="3CB32562" w14:textId="77777777" w:rsidR="00B92548" w:rsidRDefault="00B92548" w:rsidP="00B92548">
      <w:pPr>
        <w:pStyle w:val="BodyText"/>
      </w:pPr>
    </w:p>
    <w:p w14:paraId="3FADF0DA" w14:textId="77777777"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EndPr/>
        <w:sdtContent>
          <w:r>
            <w:t>2400989</w:t>
          </w:r>
        </w:sdtContent>
      </w:sdt>
      <w:bookmarkEnd w:id="1"/>
    </w:p>
    <w:p w14:paraId="0EFDA348" w14:textId="77777777" w:rsidR="00B92548" w:rsidRDefault="00B92548" w:rsidP="00B92548">
      <w:pPr>
        <w:pStyle w:val="BodyText"/>
      </w:pPr>
    </w:p>
    <w:p w14:paraId="336DAA98" w14:textId="77777777" w:rsidR="00B92548" w:rsidRDefault="00B92548" w:rsidP="00B92548">
      <w:pPr>
        <w:pStyle w:val="BodyText"/>
      </w:pPr>
      <w:r>
        <w:t>(Programme):</w:t>
      </w:r>
    </w:p>
    <w:p w14:paraId="11364DDB" w14:textId="77777777" w:rsidR="00B92548" w:rsidRDefault="00B92548" w:rsidP="00B92548">
      <w:pPr>
        <w:pStyle w:val="BodyText"/>
      </w:pPr>
    </w:p>
    <w:p w14:paraId="6B558CB8" w14:textId="77777777" w:rsidR="1B2AFCE0" w:rsidRDefault="1B2AFCE0" w:rsidP="660D2A7E">
      <w:pPr>
        <w:pStyle w:val="BodyText"/>
        <w:ind w:firstLine="720"/>
      </w:pPr>
      <w:hyperlink r:id="rId8">
        <w:r>
          <w:t>Applied Artificial Intelligence</w:t>
        </w:r>
      </w:hyperlink>
    </w:p>
    <w:p w14:paraId="4C045798" w14:textId="77777777" w:rsidR="00B92548" w:rsidRDefault="00B92548" w:rsidP="00B92548">
      <w:pPr>
        <w:pStyle w:val="BodyText"/>
      </w:pPr>
    </w:p>
    <w:p w14:paraId="5DA139A9" w14:textId="77777777"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End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EndPr/>
        <w:sdtContent>
          <w:r>
            <w:t>31/3/2027</w:t>
          </w:r>
        </w:sdtContent>
      </w:sdt>
    </w:p>
    <w:p w14:paraId="0D2DE143" w14:textId="77777777" w:rsidR="00B92548" w:rsidRDefault="00B92548" w:rsidP="00B92548">
      <w:pPr>
        <w:pStyle w:val="BodyText"/>
      </w:pPr>
    </w:p>
    <w:p w14:paraId="34278B27" w14:textId="77777777" w:rsidR="00B92548" w:rsidRDefault="00B92548" w:rsidP="00B92548">
      <w:pPr>
        <w:pStyle w:val="BodyText"/>
      </w:pPr>
    </w:p>
    <w:p w14:paraId="6C121967" w14:textId="77777777" w:rsidR="00B92548" w:rsidRPr="00AE1164" w:rsidRDefault="00B92548" w:rsidP="00B92548">
      <w:pPr>
        <w:pStyle w:val="BodyText"/>
        <w:rPr>
          <w:b/>
        </w:rPr>
      </w:pPr>
      <w:r>
        <w:rPr>
          <w:b/>
        </w:rPr>
        <w:t>Main Academic Supervisor Details:</w:t>
      </w:r>
    </w:p>
    <w:p w14:paraId="0D657424" w14:textId="77777777" w:rsidR="00B92548" w:rsidRPr="00EC7350" w:rsidRDefault="00B92548" w:rsidP="00B92548">
      <w:pPr>
        <w:pStyle w:val="BodyText"/>
      </w:pPr>
    </w:p>
    <w:p w14:paraId="082535F7" w14:textId="77777777"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EndPr/>
        <w:sdtContent>
          <w:r>
            <w:t>Professor Upadhyaya, Pulakesh</w:t>
          </w:r>
        </w:sdtContent>
      </w:sdt>
      <w:bookmarkEnd w:id="2"/>
    </w:p>
    <w:p w14:paraId="1693F0A4" w14:textId="77777777" w:rsidR="00B92548" w:rsidRDefault="00B92548" w:rsidP="00B92548">
      <w:pPr>
        <w:pStyle w:val="BodyText"/>
      </w:pPr>
    </w:p>
    <w:p w14:paraId="448387FD" w14:textId="77847B58"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EndPr>
          <w:rPr>
            <w:rStyle w:val="Hyperlink"/>
          </w:rPr>
        </w:sdtEnd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0504C889" w14:textId="77777777" w:rsidR="00B92548" w:rsidRDefault="00B92548" w:rsidP="00B92548">
      <w:pPr>
        <w:pStyle w:val="BodyText"/>
      </w:pPr>
    </w:p>
    <w:p w14:paraId="238DD828"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EndPr/>
        <w:sdtContent>
          <w:r>
            <w:rPr>
              <w:rStyle w:val="PlaceholderText"/>
              <w:i/>
              <w:color w:val="FF0000"/>
            </w:rPr>
            <w:t>The academic supervisor’s contact number</w:t>
          </w:r>
        </w:sdtContent>
      </w:sdt>
      <w:bookmarkEnd w:id="4"/>
    </w:p>
    <w:p w14:paraId="13AA4CB4" w14:textId="77777777" w:rsidR="00B92548" w:rsidRDefault="00B92548" w:rsidP="00B92548">
      <w:pPr>
        <w:pStyle w:val="BodyText"/>
      </w:pPr>
    </w:p>
    <w:p w14:paraId="074D4486" w14:textId="77777777"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EndPr/>
        <w:sdtContent>
          <w:r>
            <w:t>Assistant Professor AI &amp; Data Science (Infocomm Technology)</w:t>
          </w:r>
        </w:sdtContent>
      </w:sdt>
      <w:bookmarkEnd w:id="5"/>
    </w:p>
    <w:p w14:paraId="3A4A85D2" w14:textId="77777777" w:rsidR="00B92548" w:rsidRDefault="00B92548" w:rsidP="00B92548">
      <w:pPr>
        <w:pStyle w:val="BodyText"/>
      </w:pPr>
    </w:p>
    <w:p w14:paraId="57FCAB85" w14:textId="77777777" w:rsidR="00B92548" w:rsidRDefault="00B92548" w:rsidP="00B92548">
      <w:pPr>
        <w:pStyle w:val="BodyText"/>
      </w:pPr>
    </w:p>
    <w:p w14:paraId="134CEC2E" w14:textId="77777777" w:rsidR="00B92548" w:rsidRPr="00AE1164" w:rsidRDefault="00B92548" w:rsidP="00B92548">
      <w:pPr>
        <w:pStyle w:val="BodyText"/>
        <w:rPr>
          <w:b/>
        </w:rPr>
      </w:pPr>
      <w:r>
        <w:rPr>
          <w:b/>
        </w:rPr>
        <w:lastRenderedPageBreak/>
        <w:t>Industry Supervisor Details:</w:t>
      </w:r>
    </w:p>
    <w:p w14:paraId="090D528B" w14:textId="77777777" w:rsidR="00B92548" w:rsidRPr="00EC7350" w:rsidRDefault="00B92548" w:rsidP="00B92548">
      <w:pPr>
        <w:pStyle w:val="BodyText"/>
      </w:pPr>
    </w:p>
    <w:p w14:paraId="5F2449F4" w14:textId="77777777"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EndPr/>
        <w:sdtContent>
          <w:r>
            <w:t>Tan Zi Qi</w:t>
          </w:r>
        </w:sdtContent>
      </w:sdt>
      <w:bookmarkEnd w:id="6"/>
    </w:p>
    <w:p w14:paraId="0E35FCF8" w14:textId="77777777" w:rsidR="00B92548" w:rsidRDefault="00B92548" w:rsidP="00B92548">
      <w:pPr>
        <w:pStyle w:val="BodyText"/>
      </w:pPr>
    </w:p>
    <w:p w14:paraId="48367C14" w14:textId="2C2CAE42"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EndPr>
          <w:rPr>
            <w:rStyle w:val="Hyperlink"/>
          </w:rPr>
        </w:sdtEnd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6D42D7C4" w14:textId="77777777" w:rsidR="00B92548" w:rsidRDefault="00B92548" w:rsidP="00B92548">
      <w:pPr>
        <w:pStyle w:val="BodyText"/>
      </w:pPr>
    </w:p>
    <w:p w14:paraId="385C6580" w14:textId="77777777"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EndPr/>
        <w:sdtContent>
          <w:r>
            <w:t>+65 9823 2058</w:t>
          </w:r>
        </w:sdtContent>
      </w:sdt>
      <w:bookmarkEnd w:id="8"/>
    </w:p>
    <w:p w14:paraId="4BAEBD89" w14:textId="77777777" w:rsidR="00B92548" w:rsidRDefault="00B92548" w:rsidP="00B92548">
      <w:pPr>
        <w:pStyle w:val="BodyText"/>
      </w:pPr>
    </w:p>
    <w:p w14:paraId="09AA090A"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EndPr/>
        <w:sdtContent>
          <w:r>
            <w:rPr>
              <w:rStyle w:val="PlaceholderText"/>
              <w:i/>
              <w:color w:val="FF0000"/>
            </w:rPr>
            <w:t>The industry supervisor’s designation</w:t>
          </w:r>
        </w:sdtContent>
      </w:sdt>
      <w:bookmarkEnd w:id="9"/>
    </w:p>
    <w:p w14:paraId="5B29770F" w14:textId="77777777" w:rsidR="00B92548" w:rsidRDefault="00B92548" w:rsidP="00B92548">
      <w:pPr>
        <w:pStyle w:val="BodyText"/>
      </w:pPr>
    </w:p>
    <w:p w14:paraId="60C95DA7" w14:textId="77777777"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EndPr/>
        <w:sdtContent>
          <w:r>
            <w:t>IT, CYBERSECURITY &amp; DIGITAL SERVICES/Cyber Architecture &amp; Development</w:t>
          </w:r>
        </w:sdtContent>
      </w:sdt>
      <w:bookmarkEnd w:id="10"/>
    </w:p>
    <w:p w14:paraId="281ABC64" w14:textId="77777777" w:rsidR="00B92548" w:rsidRDefault="00B92548" w:rsidP="00B92548">
      <w:pPr>
        <w:pStyle w:val="BodyText"/>
      </w:pPr>
    </w:p>
    <w:p w14:paraId="24BA114F" w14:textId="77777777" w:rsidR="00603C7A" w:rsidRDefault="00603C7A" w:rsidP="00D8307C">
      <w:pPr>
        <w:pStyle w:val="BodyText"/>
      </w:pPr>
    </w:p>
    <w:p w14:paraId="1136DA65" w14:textId="77777777" w:rsidR="00603C7A" w:rsidRDefault="00603C7A" w:rsidP="00D8307C">
      <w:pPr>
        <w:pStyle w:val="BodyText"/>
      </w:pPr>
      <w:r>
        <w:br w:type="page"/>
      </w:r>
    </w:p>
    <w:p w14:paraId="00650E3E" w14:textId="77777777" w:rsidR="00603C7A" w:rsidRDefault="00603C7A" w:rsidP="00E06E5F">
      <w:pPr>
        <w:pStyle w:val="Heading1"/>
        <w:numPr>
          <w:ilvl w:val="0"/>
          <w:numId w:val="34"/>
        </w:numPr>
      </w:pPr>
      <w:r>
        <w:lastRenderedPageBreak/>
        <w:t>Capstone Project Details</w:t>
      </w:r>
    </w:p>
    <w:p w14:paraId="3FE000D1" w14:textId="77777777" w:rsidR="00603C7A" w:rsidRDefault="00603C7A" w:rsidP="00A60E08">
      <w:pPr>
        <w:pStyle w:val="BodyText"/>
      </w:pPr>
    </w:p>
    <w:p w14:paraId="0F8C36C9" w14:textId="77777777" w:rsidR="00B92548" w:rsidRPr="009435A8" w:rsidRDefault="00B92548" w:rsidP="00B92548">
      <w:pPr>
        <w:pStyle w:val="BodyText"/>
        <w:rPr>
          <w:b/>
        </w:rPr>
      </w:pPr>
      <w:r>
        <w:rPr>
          <w:b/>
        </w:rPr>
        <w:t>Project Overview:</w:t>
      </w:r>
    </w:p>
    <w:p w14:paraId="111E6B41" w14:textId="71021950" w:rsidR="00B92548" w:rsidRPr="009435A8" w:rsidRDefault="00B92548" w:rsidP="0008126C">
      <w:pPr>
        <w:pStyle w:val="BodyText"/>
        <w:ind w:left="0"/>
        <w:rPr>
          <w:i/>
          <w:sz w:val="18"/>
        </w:rPr>
      </w:pPr>
    </w:p>
    <w:p w14:paraId="570552DC" w14:textId="77777777" w:rsidR="00B92548" w:rsidRPr="00B92548" w:rsidRDefault="00B92548" w:rsidP="00B92548">
      <w:pPr>
        <w:pStyle w:val="BodyText"/>
      </w:pPr>
    </w:p>
    <w:sdt>
      <w:sdtPr>
        <w:rPr>
          <w:color w:val="auto"/>
        </w:rPr>
        <w:id w:val="-1188283889"/>
        <w:placeholder>
          <w:docPart w:val="458AE9C12B8B4CA7B8C5DB03DFABD45F"/>
        </w:placeholder>
        <w15:color w:val="FF0000"/>
        <w:text w:multiLine="1"/>
      </w:sdtPr>
      <w:sdtContent>
        <w:p w14:paraId="0248AF3F" w14:textId="73040403" w:rsidR="00B92548" w:rsidRDefault="0008126C" w:rsidP="0008126C">
          <w:pPr>
            <w:pStyle w:val="BodyText"/>
            <w:jc w:val="left"/>
            <w:pPrChange w:id="11" w:author="Guo Zi Qiang Robin" w:date="2026-10-08T12:00:00Z">
              <w:pPr>
                <w:pStyle w:val="BodyText"/>
              </w:pPr>
            </w:pPrChange>
          </w:pPr>
          <w:r w:rsidRPr="0008126C">
            <w:rPr>
              <w:color w:val="auto"/>
            </w:rPr>
            <w:t>Two workstreams strengthen how the Cyber Architecture &amp; Development (CYAD) division of the Land Transport Authority (LTA) adopts artificial intelligence (AI) safely and monitors AI-related threats.</w:t>
          </w:r>
          <w:r>
            <w:rPr>
              <w:color w:val="auto"/>
            </w:rPr>
            <w:br/>
          </w:r>
          <w:r>
            <w:rPr>
              <w:color w:val="auto"/>
            </w:rPr>
            <w:br/>
          </w:r>
          <w:r w:rsidRPr="0008126C">
            <w:rPr>
              <w:color w:val="auto"/>
            </w:rPr>
            <w:t>Workstream 1: Guardrail Evaluation Test Bench</w:t>
          </w:r>
          <w:r>
            <w:rPr>
              <w:color w:val="auto"/>
            </w:rPr>
            <w:br/>
          </w:r>
          <w:r w:rsidRPr="0008126C">
            <w:rPr>
              <w:color w:val="auto"/>
            </w:rP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rPr>
              <w:color w:val="auto"/>
            </w:rPr>
            <w:br/>
          </w:r>
          <w:r>
            <w:rPr>
              <w:color w:val="auto"/>
            </w:rPr>
            <w:br/>
          </w:r>
          <w:r w:rsidRPr="0008126C">
            <w:rPr>
              <w:color w:val="auto"/>
            </w:rPr>
            <w:t>Workstream 2: Beacon</w:t>
          </w:r>
          <w:r>
            <w:rPr>
              <w:color w:val="auto"/>
            </w:rPr>
            <w:br/>
          </w:r>
          <w:r w:rsidRPr="0008126C">
            <w:rPr>
              <w:color w:val="auto"/>
            </w:rP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p>
      </w:sdtContent>
    </w:sdt>
    <w:p w14:paraId="3977B7E3" w14:textId="77777777" w:rsidR="009435A8" w:rsidRDefault="009435A8" w:rsidP="00B92548">
      <w:pPr>
        <w:pStyle w:val="BodyText"/>
      </w:pPr>
    </w:p>
    <w:p w14:paraId="40D65B8E" w14:textId="77777777" w:rsidR="00B92548" w:rsidRPr="009435A8" w:rsidRDefault="00B92548" w:rsidP="00B92548">
      <w:pPr>
        <w:pStyle w:val="BodyText"/>
        <w:rPr>
          <w:b/>
        </w:rPr>
      </w:pPr>
      <w:r>
        <w:rPr>
          <w:b/>
        </w:rPr>
        <w:t>Project Objectives:</w:t>
      </w:r>
    </w:p>
    <w:p w14:paraId="7A832A21" w14:textId="388D35C0" w:rsidR="00B92548" w:rsidRPr="009435A8" w:rsidRDefault="00B92548" w:rsidP="00B92548">
      <w:pPr>
        <w:pStyle w:val="BodyText"/>
        <w:rPr>
          <w:i/>
          <w:sz w:val="18"/>
        </w:rPr>
      </w:pPr>
    </w:p>
    <w:p w14:paraId="14F42223" w14:textId="77777777" w:rsidR="00B92548" w:rsidRPr="00B92548" w:rsidRDefault="00B92548" w:rsidP="00B92548">
      <w:pPr>
        <w:pStyle w:val="BodyText"/>
      </w:pPr>
    </w:p>
    <w:sdt>
      <w:sdtPr>
        <w:id w:val="-1461255160"/>
        <w:placeholder>
          <w:docPart w:val="09558545275A4B4CA3DE061D794AE100"/>
        </w:placeholder>
        <w15:color w:val="FF0000"/>
        <w:text w:multiLine="1"/>
      </w:sdtPr>
      <w:sdtContent>
        <w:p w14:paraId="74CE4CCA" w14:textId="6DB9B292" w:rsidR="00B92548" w:rsidRDefault="0008126C" w:rsidP="0008126C">
          <w:pPr>
            <w:pStyle w:val="BodyText"/>
            <w:jc w:val="left"/>
            <w:pPrChange w:id="12" w:author="Guo Zi Qiang Robin" w:date="2026-10-08T12:00:00Z">
              <w:pPr>
                <w:pStyle w:val="BodyText"/>
              </w:pPr>
            </w:pPrChange>
          </w:pPr>
          <w:r>
            <w:t>Workstream 1: Guardrail Evaluation Test Bench</w:t>
          </w:r>
          <w:r>
            <w:br/>
            <w:t xml:space="preserve">1. </w:t>
          </w:r>
          <w:r>
            <w:t>Complete the existing comparative research on guardrail products, adding Meta’s Purple Llama safety tools (Meta AI, 2023) and GovTech’s Litmus testing platform (Government Technology Agency, n.d.-a) and any other identified products in the market.</w:t>
          </w:r>
          <w:r>
            <w:br/>
          </w:r>
          <w:r>
            <w:t>2. Build a minimal, reusable evaluation harness: a test program that loads labelled inputs, calls each guardrail and records its verdicts in one common format.</w:t>
          </w:r>
          <w:r>
            <w:br/>
          </w:r>
          <w:r>
            <w:t>3. Evaluate Tier 1, the first proposed comparison: harmful-content classification of user prompts, and jailbreak / prompt-attack detection.</w:t>
          </w:r>
          <w:r>
            <w:br/>
          </w:r>
          <w:r>
            <w:t>4. Report, with evidence, which guardrails suit which function to what efficacy, with results by 1 December 2026.</w:t>
          </w:r>
          <w:r>
            <w:br/>
          </w:r>
          <w:r>
            <w:br/>
          </w:r>
          <w:r>
            <w:t>Workstream 2: Beacon</w:t>
          </w:r>
          <w:r>
            <w:br/>
          </w:r>
          <w:r>
            <w:t>5. Build a daily pipeline that collects items from a fixed list of English-language public sources, filters them for relevance, merges duplicate reports of the same event and rates each event’s significance.</w:t>
          </w:r>
          <w:r>
            <w:br/>
          </w:r>
          <w:r>
            <w:t>6. Publish a web Briefing and send a condensed daily digest to subscribers through a messaging channel (Telegram bot, subject to LTA policy).</w:t>
          </w:r>
          <w:r>
            <w:br/>
          </w:r>
          <w:r>
            <w:t>7. Provide an initial mapping of each event to System Security Plan (SSP) controls and ATT&amp;CK and ATLAS techniques, with every judgement traceable to its evidence.</w:t>
          </w:r>
          <w:r>
            <w:br/>
          </w:r>
          <w:r>
            <w:lastRenderedPageBreak/>
            <w:t>8. Identify and report trends in cybersecurity-AI fields consolidated from the multiple sources across recent events.</w:t>
          </w:r>
          <w:r>
            <w:br/>
          </w:r>
          <w:r>
            <w:t>9. Deploy Beacon by 1 February 2027, with continuous integration and continuous deployment (CI/CD) and monitoring in place throughout February.</w:t>
          </w:r>
        </w:p>
      </w:sdtContent>
    </w:sdt>
    <w:p w14:paraId="2964C471" w14:textId="77777777" w:rsidR="009435A8" w:rsidRDefault="009435A8" w:rsidP="00B92548">
      <w:pPr>
        <w:pStyle w:val="BodyText"/>
      </w:pPr>
    </w:p>
    <w:p w14:paraId="19D0DBA0" w14:textId="77777777" w:rsidR="00B92548" w:rsidRPr="009435A8" w:rsidRDefault="00B92548" w:rsidP="00B92548">
      <w:pPr>
        <w:pStyle w:val="BodyText"/>
        <w:rPr>
          <w:b/>
        </w:rPr>
      </w:pPr>
      <w:r>
        <w:rPr>
          <w:b/>
        </w:rPr>
        <w:t>Industry Relevancy:</w:t>
      </w:r>
    </w:p>
    <w:p w14:paraId="459BC86F" w14:textId="77777777" w:rsidR="00B92548" w:rsidRPr="00B92548" w:rsidRDefault="00B92548" w:rsidP="00B92548">
      <w:pPr>
        <w:pStyle w:val="BodyText"/>
      </w:pPr>
    </w:p>
    <w:sdt>
      <w:sdtPr>
        <w:id w:val="-344099556"/>
        <w:placeholder>
          <w:docPart w:val="EE67969AA3C94E88AA5BB744B25A0ADA"/>
        </w:placeholder>
        <w15:color w:val="FF0000"/>
        <w:text w:multiLine="1"/>
      </w:sdtPr>
      <w:sdtContent>
        <w:p w14:paraId="0465321B" w14:textId="3AD2D7BE" w:rsidR="00B92548" w:rsidRDefault="0015061C" w:rsidP="0015061C">
          <w:pPr>
            <w:pStyle w:val="BodyText"/>
            <w:jc w:val="left"/>
            <w:pPrChange w:id="13" w:author="Guo Zi Qiang Robin" w:date="2026-10-08T12:00:00Z">
              <w:pPr>
                <w:pStyle w:val="BodyText"/>
              </w:pPr>
            </w:pPrChange>
          </w:pPr>
          <w:r>
            <w:t>LTA operates critical infrastructure, so both the AI it adopts and the AI-related threats it faces have consequences beyond the organisation.</w:t>
          </w:r>
          <w:r>
            <w:br/>
          </w:r>
          <w:r>
            <w:br/>
          </w:r>
          <w:r>
            <w:t>Workstream 1: Guardrail Evaluation Test Bench</w:t>
          </w:r>
          <w:r>
            <w:br/>
          </w:r>
          <w:r>
            <w:t xml:space="preserve">The bench gives CYAD an evidence-based way to choose guardrails before any generative AI system is deployed, instead of relying on vendor claims. A parallel LTA AI red-teaming capstone project </w:t>
          </w:r>
          <w:r>
            <w:t xml:space="preserve">(done by Chuan Shan Yang Daniel, 2400855) </w:t>
          </w:r>
          <w:r>
            <w:t xml:space="preserve">is building a tool that simulates attacks on AI applications; the bench complements it on the defensive side, </w:t>
          </w:r>
          <w:r>
            <w:t>thus our teams work collaboratively in a broader grey-box style project.</w:t>
          </w:r>
          <w:r>
            <w:br/>
          </w:r>
          <w:r>
            <w:br/>
          </w:r>
          <w:r>
            <w:t>Workstream 2: Beacon</w:t>
          </w:r>
          <w:r>
            <w:br/>
          </w:r>
          <w:r>
            <w:t xml:space="preserve">CYAD </w:t>
          </w:r>
          <w:r>
            <w:t xml:space="preserve">and other LTA departments </w:t>
          </w:r>
          <w:r>
            <w:t>need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r>
            <w:t xml:space="preserve"> Ultimately, the goal is to reduce the article reading fatigue a person may feel in providing summarised Telegram briefings and also hosting a website that delves varying levels of abstraction </w:t>
          </w:r>
          <w:r w:rsidR="00560D60">
            <w:t>to serve a wide base of users ranging from a layman to a cybersecurity professional.</w:t>
          </w:r>
        </w:p>
      </w:sdtContent>
    </w:sdt>
    <w:p w14:paraId="393FD8E0" w14:textId="77777777" w:rsidR="009435A8" w:rsidRDefault="009435A8" w:rsidP="00B92548">
      <w:pPr>
        <w:pStyle w:val="BodyText"/>
      </w:pPr>
    </w:p>
    <w:p w14:paraId="616FE383" w14:textId="77777777" w:rsidR="00B92548" w:rsidRPr="009435A8" w:rsidRDefault="00B92548" w:rsidP="00B92548">
      <w:pPr>
        <w:pStyle w:val="BodyText"/>
        <w:rPr>
          <w:b/>
        </w:rPr>
      </w:pPr>
      <w:r>
        <w:rPr>
          <w:b/>
        </w:rPr>
        <w:t>Project Scope:</w:t>
      </w:r>
    </w:p>
    <w:p w14:paraId="4390359F" w14:textId="77777777" w:rsidR="00B92548" w:rsidRPr="00B92548" w:rsidRDefault="00B92548" w:rsidP="00B92548">
      <w:pPr>
        <w:pStyle w:val="BodyText"/>
      </w:pPr>
    </w:p>
    <w:sdt>
      <w:sdtPr>
        <w:id w:val="464701024"/>
        <w:placeholder>
          <w:docPart w:val="67B0EB680C8D420399292A9EFA96CFD4"/>
        </w:placeholder>
        <w15:color w:val="FF0000"/>
        <w:text w:multiLine="1"/>
      </w:sdtPr>
      <w:sdtContent>
        <w:p w14:paraId="0E65E47D" w14:textId="713A876D" w:rsidR="00B92548" w:rsidRDefault="00560D60" w:rsidP="00560D60">
          <w:pPr>
            <w:pStyle w:val="BodyText"/>
            <w:jc w:val="left"/>
            <w:pPrChange w:id="14" w:author="Guo Zi Qiang Robin" w:date="2026-10-08T12:00:00Z">
              <w:pPr>
                <w:pStyle w:val="BodyText"/>
              </w:pPr>
            </w:pPrChange>
          </w:pPr>
          <w:r w:rsidRPr="00560D60">
            <w:t>Both workstreams use only open-source, free, free-trial or free-credit technology, developed on a single provided development laptop with an 8 GB graphics processing unit (GPU).</w:t>
          </w:r>
          <w:r w:rsidRPr="00560D60">
            <w:br/>
          </w:r>
          <w:r w:rsidRPr="00560D60">
            <w:br/>
          </w:r>
          <w:r w:rsidRPr="00560D60">
            <w:t>Workstream 1: Guardrail Evaluation Test Bench</w:t>
          </w:r>
          <w:r w:rsidRPr="00560D60">
            <w:br/>
          </w:r>
          <w:r w:rsidRPr="00560D60">
            <w:br/>
            <w:t>Currently confirmed and in scope</w:t>
          </w:r>
          <w:r>
            <w:t xml:space="preserve"> (Tier 1)</w:t>
          </w:r>
          <w:r w:rsidRPr="00560D60">
            <w:t xml:space="preserve"> are </w:t>
          </w:r>
          <w:r w:rsidRPr="00560D60">
            <w:t xml:space="preserve">harmful-content classification of user prompts (NeMo Guardrails, Llama Guard 3/4 and Sentinel’s LionGuard 2), and jailbreak / prompt-attack detection (NeMo Guardrails and Sentinel, with Meta’s Prompt Guard 2 as a planned third comparator). </w:t>
          </w:r>
          <w:r w:rsidRPr="00560D60">
            <w:br/>
          </w:r>
          <w:r w:rsidRPr="00560D60">
            <w:br/>
          </w:r>
          <w:r w:rsidRPr="00560D60">
            <w:t>All other guardrail functions form</w:t>
          </w:r>
          <w:r>
            <w:t>s are in scope but still</w:t>
          </w:r>
          <w:r w:rsidRPr="00560D60">
            <w:t xml:space="preserve"> under investigation, each for a stated reason</w:t>
          </w:r>
          <w:r>
            <w:t xml:space="preserve"> (Tier 2)</w:t>
          </w:r>
          <w:r w:rsidRPr="00560D60">
            <w:t xml:space="preserve">: </w:t>
          </w:r>
          <w:r>
            <w:br/>
            <w:t>1. Have not identified</w:t>
          </w:r>
          <w:r w:rsidRPr="00560D60">
            <w:t xml:space="preserve"> comparable products</w:t>
          </w:r>
          <w:r>
            <w:t xml:space="preserve"> (e.g. NeMo has a retrieval rail for retrieved schema validation and quality of content, no free/OSS equivalent has been meaningfully compared yet)</w:t>
          </w:r>
          <w:r w:rsidRPr="00560D60">
            <w:t>;</w:t>
          </w:r>
          <w:r>
            <w:br/>
            <w:t xml:space="preserve">2. </w:t>
          </w:r>
          <w:r w:rsidRPr="00560D60">
            <w:t>products share the same underlying service</w:t>
          </w:r>
          <w:r>
            <w:t xml:space="preserve"> (e.g. GovTech Sentinel has an input rail that outsources to AWS Bedrock)</w:t>
          </w:r>
          <w:r w:rsidRPr="00560D60">
            <w:t>;</w:t>
          </w:r>
          <w:r>
            <w:br/>
            <w:t xml:space="preserve">3. </w:t>
          </w:r>
          <w:r w:rsidRPr="00560D60">
            <w:t>it needs a response-generating, document-retrieval or tool-using agent set-up</w:t>
          </w:r>
          <w:r>
            <w:t xml:space="preserve"> (e.g. Nvidia NeMo Dialog Rail definition via Colang)</w:t>
          </w:r>
          <w:r>
            <w:br/>
            <w:t xml:space="preserve">4. </w:t>
          </w:r>
          <w:r w:rsidRPr="00560D60">
            <w:t xml:space="preserve">it needs more computing power. Checking </w:t>
          </w:r>
          <w:r w:rsidR="00681685">
            <w:t>LLM</w:t>
          </w:r>
          <w:r w:rsidRPr="00560D60">
            <w:t xml:space="preserve">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w:t>
          </w:r>
          <w:r w:rsidRPr="00560D60">
            <w:lastRenderedPageBreak/>
            <w:t>public or synthetic test prompts are sent to hosted services</w:t>
          </w:r>
          <w:r w:rsidR="00681685">
            <w:t>.</w:t>
          </w:r>
          <w:r w:rsidRPr="00560D60">
            <w:br/>
          </w:r>
          <w:r w:rsidRPr="00560D60">
            <w:br/>
          </w:r>
          <w:r w:rsidRPr="00560D60">
            <w:t>Workstream 2: Beacon</w:t>
          </w:r>
          <w:r w:rsidRPr="00560D60">
            <w:br/>
          </w:r>
          <w:r w:rsidRPr="00560D60">
            <w:t>Beacon covers the outcomes in objectives 5 to 8, using English-language public sources only. It is an awareness service, not a compliance tool. It will be deployed on free-tier or free-credit cloud infrastructure in the Singapore region.</w:t>
          </w:r>
        </w:p>
      </w:sdtContent>
    </w:sdt>
    <w:p w14:paraId="75FB4D13" w14:textId="77777777" w:rsidR="009435A8" w:rsidRDefault="009435A8" w:rsidP="00B92548">
      <w:pPr>
        <w:pStyle w:val="BodyText"/>
      </w:pPr>
    </w:p>
    <w:p w14:paraId="44C8BE8C" w14:textId="77777777" w:rsidR="00B92548" w:rsidRPr="009435A8" w:rsidRDefault="00B92548" w:rsidP="00B92548">
      <w:pPr>
        <w:pStyle w:val="BodyText"/>
        <w:rPr>
          <w:b/>
        </w:rPr>
      </w:pPr>
      <w:r>
        <w:rPr>
          <w:b/>
        </w:rPr>
        <w:t>Project Outputs and Deliverables</w:t>
      </w:r>
    </w:p>
    <w:p w14:paraId="76003D59" w14:textId="77777777" w:rsidR="00B92548" w:rsidRPr="00B92548" w:rsidRDefault="00B92548" w:rsidP="00B92548">
      <w:pPr>
        <w:pStyle w:val="BodyText"/>
      </w:pPr>
    </w:p>
    <w:sdt>
      <w:sdtPr>
        <w:id w:val="-967980080"/>
        <w:placeholder>
          <w:docPart w:val="B17E4EB311C640A7B59031688C0C4D2A"/>
        </w:placeholder>
        <w15:color w:val="FF0000"/>
        <w:text w:multiLine="1"/>
      </w:sdtPr>
      <w:sdtContent>
        <w:p w14:paraId="023E7CFE" w14:textId="3012B43B" w:rsidR="00B92548" w:rsidRDefault="00681685" w:rsidP="00681685">
          <w:pPr>
            <w:pStyle w:val="BodyText"/>
            <w:jc w:val="left"/>
            <w:pPrChange w:id="15" w:author="Guo Zi Qiang Robin" w:date="2026-10-08T12:00:00Z">
              <w:pPr>
                <w:pStyle w:val="BodyText"/>
              </w:pPr>
            </w:pPrChange>
          </w:pPr>
          <w:r>
            <w:t>Each workstream produces working software and evidence, followed by the shared academic submissions.</w:t>
          </w:r>
          <w:r>
            <w:br/>
          </w:r>
          <w:r>
            <w:br/>
          </w:r>
          <w:r>
            <w:t>Workstream 1: Guardrail Evaluation Test Bench</w:t>
          </w:r>
          <w:r>
            <w:br/>
          </w:r>
          <w:r>
            <w:t>1. Evaluation harness (source code)</w:t>
          </w:r>
          <w:r>
            <w:br/>
          </w:r>
          <w:r>
            <w:t>2. Tier 1 results dataset</w:t>
          </w:r>
          <w:r>
            <w:br/>
          </w:r>
          <w:r>
            <w:t>3. Test bench evaluation report (first week of December 2026)</w:t>
          </w:r>
          <w:r>
            <w:br/>
          </w:r>
          <w:r>
            <w:br/>
          </w:r>
          <w:r>
            <w:t>Workstream 2: Beacon</w:t>
          </w:r>
          <w:r>
            <w:br/>
          </w:r>
          <w:r>
            <w:t>4. Deployed Beacon service with CI/CD and monitoring (by 1 February 2027)</w:t>
          </w:r>
          <w:r>
            <w:br/>
          </w:r>
          <w:r>
            <w:t>5. Beacon source code and documentation</w:t>
          </w:r>
          <w:r>
            <w:br/>
          </w:r>
          <w:r>
            <w:br/>
          </w:r>
          <w:r>
            <w:t>Academic submissions</w:t>
          </w:r>
          <w:r>
            <w:br/>
          </w:r>
          <w:r>
            <w:t>6. Interim Report (Form E1)</w:t>
          </w:r>
          <w:r>
            <w:br/>
          </w:r>
          <w:r>
            <w:t>7. Interim Presentation</w:t>
          </w:r>
          <w:r>
            <w:br/>
          </w:r>
          <w:r>
            <w:t>8. Final Report (Form E2)</w:t>
          </w:r>
          <w:r>
            <w:br/>
          </w:r>
          <w:r>
            <w:t>9. Final Presentation</w:t>
          </w:r>
          <w:r>
            <w:br/>
          </w:r>
          <w:r>
            <w:t>10. Detailed Gantt chart (Gantt_Guo_Zi_Qiang_Robin.xlsx)</w:t>
          </w:r>
          <w:r>
            <w:t>, subject to change.</w:t>
          </w:r>
        </w:p>
      </w:sdtContent>
    </w:sdt>
    <w:p w14:paraId="324DC0EA" w14:textId="77777777" w:rsidR="009435A8" w:rsidRDefault="009435A8" w:rsidP="00B92548">
      <w:pPr>
        <w:pStyle w:val="BodyText"/>
      </w:pPr>
    </w:p>
    <w:p w14:paraId="6BEEA407" w14:textId="77777777" w:rsidR="00603C7A" w:rsidRDefault="00603C7A" w:rsidP="003A4DC2">
      <w:pPr>
        <w:pStyle w:val="BodyText"/>
      </w:pPr>
    </w:p>
    <w:p w14:paraId="3D179B47" w14:textId="77777777" w:rsidR="00603C7A" w:rsidRDefault="00603C7A" w:rsidP="003A4DC2">
      <w:pPr>
        <w:pStyle w:val="BodyText"/>
      </w:pPr>
      <w:r>
        <w:br w:type="page"/>
      </w:r>
    </w:p>
    <w:p w14:paraId="4DACBAA6" w14:textId="77777777" w:rsidR="00603C7A" w:rsidRDefault="00603C7A" w:rsidP="00E06E5F">
      <w:pPr>
        <w:pStyle w:val="Heading1"/>
        <w:numPr>
          <w:ilvl w:val="0"/>
          <w:numId w:val="34"/>
        </w:numPr>
      </w:pPr>
      <w:r>
        <w:lastRenderedPageBreak/>
        <w:t>Knowledge and Training Requirements</w:t>
      </w:r>
    </w:p>
    <w:p w14:paraId="7681538F" w14:textId="77777777" w:rsidR="00603C7A" w:rsidRDefault="00603C7A" w:rsidP="00DB4750">
      <w:pPr>
        <w:pStyle w:val="BodyText"/>
      </w:pPr>
    </w:p>
    <w:p w14:paraId="5A6F8C4F" w14:textId="77777777" w:rsidR="00B92548" w:rsidRDefault="00B92548" w:rsidP="006E1278">
      <w:pPr>
        <w:pStyle w:val="BodyText"/>
        <w:rPr>
          <w:b/>
        </w:rPr>
      </w:pPr>
      <w:r>
        <w:rPr>
          <w:b/>
        </w:rPr>
        <w:t>Applicable Knowledge from the Degree Programme</w:t>
      </w:r>
    </w:p>
    <w:p w14:paraId="6F358444" w14:textId="77777777" w:rsidR="00B92548" w:rsidRPr="006E1278" w:rsidRDefault="00B92548" w:rsidP="006E1278">
      <w:pPr>
        <w:pStyle w:val="BodyText"/>
      </w:pPr>
    </w:p>
    <w:sdt>
      <w:sdtPr>
        <w:id w:val="773065924"/>
        <w:placeholder>
          <w:docPart w:val="23649D7E3A8A42889C9EFD04FC11EB82"/>
        </w:placeholder>
        <w15:color w:val="FF0000"/>
        <w:text w:multiLine="1"/>
      </w:sdtPr>
      <w:sdtContent>
        <w:p w14:paraId="73200F53" w14:textId="20195C02" w:rsidR="00B92548" w:rsidRDefault="00681685" w:rsidP="00681685">
          <w:pPr>
            <w:pStyle w:val="BodyText"/>
            <w:jc w:val="left"/>
            <w:pPrChange w:id="16" w:author="Guo Zi Qiang Robin" w:date="2026-10-08T12:00:00Z">
              <w:pPr>
                <w:pStyle w:val="BodyText"/>
              </w:pPr>
            </w:pPrChange>
          </w:pPr>
          <w:r>
            <w:t>The project draws on five modules:</w:t>
          </w:r>
          <w:r>
            <w:br/>
            <w:t xml:space="preserve">1. </w:t>
          </w:r>
          <w:r>
            <w:t>AAI3008 Large Language Models: running, prompting and evaluating language models and guardrails.</w:t>
          </w:r>
          <w:r>
            <w:br/>
            <w:t xml:space="preserve">2. </w:t>
          </w:r>
          <w:r>
            <w:t>INF2006 Cloud Computing and Big Data: cloud deployment, scheduled pipelines and cloud GPU use.</w:t>
          </w:r>
          <w:r>
            <w:br/>
            <w:t xml:space="preserve">3. </w:t>
          </w:r>
          <w:r>
            <w:t xml:space="preserve">INF2005 Cyber Security Fundamentals: </w:t>
          </w:r>
          <w:r>
            <w:t xml:space="preserve">general cybersecurity concepts, </w:t>
          </w:r>
          <w:r>
            <w:t>threat frameworks, security controls and attacks on AI.</w:t>
          </w:r>
          <w:r>
            <w:br/>
            <w:t xml:space="preserve">4. </w:t>
          </w:r>
          <w:r>
            <w:t xml:space="preserve">INF2003 Database Systems: </w:t>
          </w:r>
          <w:r>
            <w:t xml:space="preserve">database optimisation, relational/non-relational/vector </w:t>
          </w:r>
          <w:r>
            <w:t>st</w:t>
          </w:r>
          <w:r>
            <w:t>ores</w:t>
          </w:r>
          <w:r>
            <w:t>.</w:t>
          </w:r>
          <w:r>
            <w:br/>
            <w:t xml:space="preserve">5. </w:t>
          </w:r>
          <w:r>
            <w:t>INF2001 Introduction to Software Engineering: requirements, testing, version control and CI/CD.</w:t>
          </w:r>
        </w:p>
      </w:sdtContent>
    </w:sdt>
    <w:p w14:paraId="2FF8CF46" w14:textId="77777777" w:rsidR="006E1278" w:rsidRPr="006E1278" w:rsidRDefault="006E1278" w:rsidP="006E1278">
      <w:pPr>
        <w:pStyle w:val="BodyText"/>
      </w:pPr>
    </w:p>
    <w:p w14:paraId="364A437F" w14:textId="0C8AFAED" w:rsidR="00B92548" w:rsidRPr="00681685" w:rsidRDefault="00B92548" w:rsidP="00681685">
      <w:pPr>
        <w:pStyle w:val="BodyText"/>
        <w:rPr>
          <w:b/>
        </w:rPr>
      </w:pPr>
      <w:r>
        <w:rPr>
          <w:b/>
        </w:rPr>
        <w:t>Additional Knowledge, Skillsets, or Certifications Required</w:t>
      </w:r>
    </w:p>
    <w:p w14:paraId="5A0C3813" w14:textId="77777777" w:rsidR="00B92548" w:rsidRPr="006E1278" w:rsidRDefault="00B92548" w:rsidP="006E1278">
      <w:pPr>
        <w:pStyle w:val="BodyText"/>
      </w:pPr>
    </w:p>
    <w:sdt>
      <w:sdtPr>
        <w:id w:val="274985427"/>
        <w:placeholder>
          <w:docPart w:val="73983D198E8845779A0F0051EC71A704"/>
        </w:placeholder>
        <w15:color w:val="FF0000"/>
        <w:text w:multiLine="1"/>
      </w:sdtPr>
      <w:sdtContent>
        <w:p w14:paraId="21D0220C" w14:textId="3DF3433F" w:rsidR="00B92548" w:rsidRDefault="00681685" w:rsidP="00681685">
          <w:pPr>
            <w:pStyle w:val="BodyText"/>
            <w:jc w:val="left"/>
            <w:pPrChange w:id="17" w:author="Guo Zi Qiang Robin" w:date="2026-10-08T12:00:00Z">
              <w:pPr>
                <w:pStyle w:val="BodyText"/>
              </w:pPr>
            </w:pPrChange>
          </w:pPr>
          <w:r w:rsidRPr="00681685">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w:t>
          </w:r>
          <w:r>
            <w:t xml:space="preserve"> or otherwise leveraging cloud compute services (AWS Bedrock, SageMaker, etc…)</w:t>
          </w:r>
          <w:r w:rsidRPr="00681685">
            <w:t xml:space="preserve">; web </w:t>
          </w:r>
          <w:r>
            <w:t xml:space="preserve">scraping, </w:t>
          </w:r>
          <w:r w:rsidRPr="00681685">
            <w:t>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t xml:space="preserve"> </w:t>
          </w:r>
          <w:r>
            <w:br/>
          </w:r>
          <w:r>
            <w:br/>
            <w:t>Additionally, LTA has provided me with a Claude Pro subscription.</w:t>
          </w:r>
          <w:r>
            <w:br/>
          </w:r>
          <w:r>
            <w:br/>
          </w:r>
          <w:r w:rsidRPr="00681685">
            <w:t>No formal certification is a prerequisite.</w:t>
          </w:r>
        </w:p>
      </w:sdtContent>
    </w:sdt>
    <w:p w14:paraId="48B6E47A" w14:textId="77777777" w:rsidR="006E1278" w:rsidRDefault="006E1278" w:rsidP="006E1278">
      <w:pPr>
        <w:pStyle w:val="BodyText"/>
      </w:pPr>
    </w:p>
    <w:p w14:paraId="2B67E60D" w14:textId="77777777" w:rsidR="00B92548" w:rsidRDefault="00B92548" w:rsidP="006E1278">
      <w:pPr>
        <w:pStyle w:val="BodyText"/>
        <w:rPr>
          <w:b/>
        </w:rPr>
      </w:pPr>
      <w:r>
        <w:rPr>
          <w:b/>
        </w:rPr>
        <w:t>Training Required and Provided</w:t>
      </w:r>
    </w:p>
    <w:p w14:paraId="03A52994" w14:textId="77777777" w:rsidR="00B92548" w:rsidRPr="006E1278" w:rsidRDefault="00B92548" w:rsidP="006E1278">
      <w:pPr>
        <w:pStyle w:val="BodyText"/>
      </w:pPr>
    </w:p>
    <w:sdt>
      <w:sdtPr>
        <w:id w:val="-122541047"/>
        <w:placeholder>
          <w:docPart w:val="8988DEC1BA164918A9D7FB582A19A97D"/>
        </w:placeholder>
        <w15:color w:val="FF0000"/>
        <w:text w:multiLine="1"/>
      </w:sdtPr>
      <w:sdtContent>
        <w:p w14:paraId="7238B6CE" w14:textId="2605CFE7" w:rsidR="00B92548" w:rsidRDefault="009837C3">
          <w:pPr>
            <w:pStyle w:val="BodyText"/>
            <w:jc w:val="left"/>
            <w:pPrChange w:id="18" w:author="Guo Zi Qiang Robin" w:date="2026-10-08T12:00:00Z">
              <w:pPr>
                <w:pStyle w:val="BodyText"/>
              </w:pPr>
            </w:pPrChange>
          </w:pPr>
          <w:r w:rsidRPr="009837C3">
            <w:t>LTA provides the development laptop, and Sentinel access is already in place. All other learning is self-directed</w:t>
          </w:r>
          <w:r>
            <w:t>.</w:t>
          </w:r>
          <w:r>
            <w:br/>
          </w:r>
          <w:r>
            <w:br/>
            <w:t>There are no formal training or eMod equivalent that I have to attend.</w:t>
          </w:r>
          <w:r>
            <w:br/>
          </w:r>
          <w:r>
            <w:br/>
            <w:t>Training comes in the form of weekly alignment meetings with my Industry Supervisor.</w:t>
          </w:r>
        </w:p>
      </w:sdtContent>
    </w:sdt>
    <w:p w14:paraId="04C9E4D7" w14:textId="77777777" w:rsidR="00603C7A" w:rsidRDefault="00603C7A" w:rsidP="003A4DC2">
      <w:pPr>
        <w:pStyle w:val="BodyText"/>
      </w:pPr>
    </w:p>
    <w:p w14:paraId="505CC414" w14:textId="77777777" w:rsidR="006E1278" w:rsidRDefault="006E1278" w:rsidP="003A4DC2">
      <w:pPr>
        <w:pStyle w:val="BodyText"/>
      </w:pPr>
    </w:p>
    <w:p w14:paraId="11DB010B" w14:textId="77777777" w:rsidR="00603C7A" w:rsidRDefault="00603C7A" w:rsidP="00064120">
      <w:pPr>
        <w:pStyle w:val="BodyText"/>
      </w:pPr>
      <w:r>
        <w:br w:type="page"/>
      </w:r>
    </w:p>
    <w:p w14:paraId="19C3CB4E" w14:textId="77777777" w:rsidR="00603C7A" w:rsidRDefault="00603C7A" w:rsidP="00E06E5F">
      <w:pPr>
        <w:pStyle w:val="Heading1"/>
        <w:numPr>
          <w:ilvl w:val="0"/>
          <w:numId w:val="34"/>
        </w:numPr>
      </w:pPr>
      <w:r>
        <w:lastRenderedPageBreak/>
        <w:t>Project Timeline</w:t>
      </w:r>
    </w:p>
    <w:p w14:paraId="075B2DAE" w14:textId="77777777" w:rsidR="00B92548" w:rsidRPr="006E1278" w:rsidRDefault="00B92548" w:rsidP="006E1278">
      <w:pPr>
        <w:pStyle w:val="BodyText"/>
        <w:rPr>
          <w:i/>
          <w:sz w:val="20"/>
        </w:rPr>
      </w:pPr>
      <w:r>
        <w:rPr>
          <w:i/>
          <w:sz w:val="20"/>
        </w:rPr>
        <w:t>(Please use a separate sheet if necessary; Gantt chart should be included in the annex)</w:t>
      </w:r>
    </w:p>
    <w:p w14:paraId="4FF4247B" w14:textId="77777777" w:rsidR="00B92548" w:rsidRPr="006E1278" w:rsidRDefault="00B92548" w:rsidP="006E1278">
      <w:pPr>
        <w:pStyle w:val="BodyText"/>
      </w:pPr>
    </w:p>
    <w:sdt>
      <w:sdtPr>
        <w:id w:val="697813163"/>
        <w:placeholder>
          <w:docPart w:val="4AA4074BEF4B48FF83EC004EE7479E35"/>
        </w:placeholder>
        <w15:color w:val="FF0000"/>
        <w:text w:multiLine="1"/>
      </w:sdtPr>
      <w:sdtContent>
        <w:p w14:paraId="64286C55" w14:textId="5EB154CB" w:rsidR="00B92548" w:rsidRDefault="009837C3" w:rsidP="009837C3">
          <w:pPr>
            <w:pStyle w:val="BodyText"/>
            <w:jc w:val="left"/>
            <w:pPrChange w:id="19" w:author="Guo Zi Qiang Robin" w:date="2026-10-08T12:00:00Z">
              <w:pPr>
                <w:pStyle w:val="BodyText"/>
              </w:pPr>
            </w:pPrChange>
          </w:pPr>
          <w:r>
            <w:t>The project runs from 8 October 2026 to 31 March 2027 with the two workstreams in parallel: the test bench is the main focus until early December while Beacon’s design continues, and Beacon is built in December and January.</w:t>
          </w:r>
          <w:r>
            <w:br/>
          </w:r>
          <w:r>
            <w:br/>
          </w:r>
          <w:r>
            <w:t>Workstream 1: Guardrail Evaluation Test Bench</w:t>
          </w:r>
          <w:r>
            <w:br/>
          </w:r>
          <w:r>
            <w:t>October 2026: complete the comparative research (adding Purple Llama and Litmus), build the evaluation harness and request Llama Guard 4 access.</w:t>
          </w:r>
          <w:r>
            <w:br/>
          </w:r>
          <w:r>
            <w:t>November 2026: run the Tier 1 evaluations on the laptop and on free cloud GPU credits.</w:t>
          </w:r>
          <w:r>
            <w:br/>
          </w:r>
          <w:r>
            <w:t>1 December 2026: evaluation results complete.</w:t>
          </w:r>
          <w:r>
            <w:br/>
          </w:r>
          <w:r>
            <w:t>1–6 December 2026: test bench evaluation report, which also feeds the Interim Report (Form E1).</w:t>
          </w:r>
          <w:r>
            <w:br/>
          </w:r>
          <w:r>
            <w:br/>
          </w:r>
          <w:r>
            <w:t>Workstream 2: Beacon</w:t>
          </w:r>
          <w:r>
            <w:br/>
          </w:r>
          <w:r>
            <w:t>October – November 2026: design of the analysis stages after collection continues at low intensity.</w:t>
          </w:r>
          <w:r>
            <w:br/>
          </w:r>
          <w:r>
            <w:t>December 2026 – January 2027: build the pipeline in order: collection, filtering, merging, significance rating, the Briefing and Telegram digest, then initial mapping.</w:t>
          </w:r>
          <w:r>
            <w:br/>
          </w:r>
          <w:r>
            <w:t>1 February 2027: Beacon deployed.</w:t>
          </w:r>
          <w:r>
            <w:br/>
          </w:r>
          <w:r>
            <w:t>February 2027: CI/CD, monitoring and fixes from live running.</w:t>
          </w:r>
          <w:r>
            <w:br/>
          </w:r>
          <w:r>
            <w:t>March 2027: buffer and iteration; trend detection as a stretch goal.</w:t>
          </w:r>
          <w:r>
            <w:br/>
          </w:r>
          <w:r>
            <w:br/>
          </w:r>
          <w:r>
            <w:t>Academic milestones</w:t>
          </w:r>
          <w:r>
            <w:br/>
          </w:r>
          <w:r>
            <w:t>8–11 October 2026: Form B, due 11 October.</w:t>
          </w:r>
          <w:r>
            <w:br/>
          </w:r>
          <w:r>
            <w:t>6 December 2026: Interim Report (Form E1).</w:t>
          </w:r>
          <w:r>
            <w:br/>
          </w:r>
          <w:r>
            <w:t>31 January 2027: Interim Presentation.</w:t>
          </w:r>
          <w:r>
            <w:br/>
          </w:r>
          <w:r>
            <w:t>21 March 2027: Final Report (Form E2).</w:t>
          </w:r>
          <w:r>
            <w:br/>
          </w:r>
          <w:r>
            <w:t>31 March 2027: end of the project period.</w:t>
          </w:r>
          <w:r>
            <w:br/>
          </w:r>
          <w:r>
            <w:t>11 April 2027: Final Presentation (after the project period).</w:t>
          </w:r>
          <w:r>
            <w:br/>
          </w:r>
          <w:r>
            <w:br/>
          </w:r>
          <w:r>
            <w:t>A summary Gantt chart is in Annex A; the detailed chart is provided in Gantt_Guo_Zi_Qiang_Robin.xlsx.</w:t>
          </w:r>
        </w:p>
      </w:sdtContent>
    </w:sdt>
    <w:p w14:paraId="7DD0D70F" w14:textId="77777777" w:rsidR="00603C7A" w:rsidRDefault="00603C7A" w:rsidP="006E1278">
      <w:pPr>
        <w:pStyle w:val="BodyText"/>
      </w:pPr>
    </w:p>
    <w:p w14:paraId="4FD76704" w14:textId="77777777" w:rsidR="006E1278" w:rsidRPr="006E1278" w:rsidRDefault="006E1278" w:rsidP="006E1278">
      <w:pPr>
        <w:pStyle w:val="BodyText"/>
      </w:pPr>
    </w:p>
    <w:p w14:paraId="1597D501" w14:textId="77777777" w:rsidR="00603C7A" w:rsidRDefault="00603C7A" w:rsidP="00C06599">
      <w:pPr>
        <w:pStyle w:val="BodyText"/>
      </w:pPr>
      <w:r>
        <w:br w:type="page"/>
      </w:r>
    </w:p>
    <w:p w14:paraId="7CD344F3" w14:textId="77777777" w:rsidR="00603C7A" w:rsidRDefault="00603C7A" w:rsidP="00E06E5F">
      <w:pPr>
        <w:pStyle w:val="Heading1"/>
        <w:numPr>
          <w:ilvl w:val="0"/>
          <w:numId w:val="34"/>
        </w:numPr>
      </w:pPr>
      <w:r>
        <w:lastRenderedPageBreak/>
        <w:t>Supervisor Remarks</w:t>
      </w:r>
    </w:p>
    <w:p w14:paraId="50092A51" w14:textId="77777777" w:rsidR="00B92548" w:rsidRPr="006E1278" w:rsidRDefault="00603C7A" w:rsidP="006E1278">
      <w:pPr>
        <w:pStyle w:val="BodyText"/>
        <w:rPr>
          <w:i/>
          <w:sz w:val="20"/>
        </w:rPr>
      </w:pPr>
      <w:r>
        <w:rPr>
          <w:i/>
          <w:sz w:val="20"/>
        </w:rPr>
        <w:t>(Additional details relevant to the project; please use a separate sheet if necessary)</w:t>
      </w:r>
    </w:p>
    <w:p w14:paraId="0AA95200" w14:textId="77777777" w:rsidR="00B92548" w:rsidRDefault="00B92548" w:rsidP="006E1278">
      <w:pPr>
        <w:pStyle w:val="BodyText"/>
      </w:pPr>
    </w:p>
    <w:p w14:paraId="1CBB850C" w14:textId="77777777" w:rsidR="006E1278" w:rsidRPr="006E1278" w:rsidRDefault="006E1278" w:rsidP="006E1278">
      <w:pPr>
        <w:pStyle w:val="Heading3"/>
        <w:numPr>
          <w:ilvl w:val="1"/>
          <w:numId w:val="34"/>
        </w:numPr>
      </w:pPr>
      <w:r>
        <w:t>Industry Supervisor Remarks</w:t>
      </w:r>
    </w:p>
    <w:p w14:paraId="60EBD5EE"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EndPr/>
      <w:sdtContent>
        <w:p w14:paraId="527AEA9E"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5087A376" w14:textId="77777777" w:rsidR="00603C7A" w:rsidRDefault="00603C7A" w:rsidP="00064120">
      <w:pPr>
        <w:pStyle w:val="BodyText"/>
      </w:pPr>
    </w:p>
    <w:p w14:paraId="7E96CD90" w14:textId="77777777" w:rsidR="006E1278" w:rsidRPr="006E1278" w:rsidRDefault="006E1278" w:rsidP="006E1278">
      <w:pPr>
        <w:pStyle w:val="Heading3"/>
        <w:numPr>
          <w:ilvl w:val="1"/>
          <w:numId w:val="34"/>
        </w:numPr>
      </w:pPr>
      <w:r>
        <w:t>Academic Supervisor Remarks</w:t>
      </w:r>
    </w:p>
    <w:p w14:paraId="7A591C7F"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EndPr/>
      <w:sdtContent>
        <w:p w14:paraId="47A738D6"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753C3797" w14:textId="77777777" w:rsidR="006E1278" w:rsidRDefault="006E1278" w:rsidP="006E1278">
      <w:pPr>
        <w:pStyle w:val="BodyText"/>
      </w:pPr>
    </w:p>
    <w:p w14:paraId="222D917F" w14:textId="77777777" w:rsidR="006E1278" w:rsidRDefault="006E1278" w:rsidP="00064120">
      <w:pPr>
        <w:pStyle w:val="BodyText"/>
      </w:pPr>
    </w:p>
    <w:p w14:paraId="49336F81" w14:textId="77777777" w:rsidR="00603C7A" w:rsidRDefault="00603C7A" w:rsidP="00064120">
      <w:pPr>
        <w:pStyle w:val="BodyText"/>
      </w:pPr>
      <w:r>
        <w:br w:type="page"/>
      </w:r>
    </w:p>
    <w:p w14:paraId="554994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02DEA717" w14:textId="77777777" w:rsidR="00603C7A" w:rsidRPr="00BC57DD" w:rsidRDefault="00603C7A" w:rsidP="00BC57DD">
      <w:pPr>
        <w:pStyle w:val="BodyText"/>
      </w:pPr>
    </w:p>
    <w:p w14:paraId="32BCC152" w14:textId="77777777" w:rsidR="00603C7A" w:rsidRDefault="00BC57DD" w:rsidP="00E06E5F">
      <w:pPr>
        <w:pStyle w:val="Heading3"/>
        <w:numPr>
          <w:ilvl w:val="1"/>
          <w:numId w:val="34"/>
        </w:numPr>
      </w:pPr>
      <w:r>
        <w:t>Declaration by Industry Supervisor</w:t>
      </w:r>
    </w:p>
    <w:p w14:paraId="0E5147D4" w14:textId="77777777" w:rsidR="00603C7A" w:rsidRDefault="00603C7A" w:rsidP="00C06599">
      <w:pPr>
        <w:pStyle w:val="BodyText"/>
      </w:pPr>
    </w:p>
    <w:p w14:paraId="5F3D3CBF" w14:textId="77777777" w:rsidR="00603C7A" w:rsidRDefault="00603C7A" w:rsidP="00C06599">
      <w:pPr>
        <w:pStyle w:val="BodyText"/>
      </w:pPr>
      <w:r>
        <w:t xml:space="preserve">I hereby acknowledge that I </w:t>
      </w:r>
      <w:r>
        <w:rPr>
          <w:u w:val="single"/>
        </w:rPr>
        <w:t>have engaged and discussed with the Candidate</w:t>
      </w:r>
      <w:r>
        <w:t xml:space="preserve"> on the Capstone Project details above, and we are in agreement on the contents provided in the sections above.</w:t>
      </w:r>
    </w:p>
    <w:p w14:paraId="4B505616"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1B4635B" w14:textId="77777777" w:rsidTr="00D330B7">
        <w:trPr>
          <w:cantSplit/>
          <w:trHeight w:val="1134"/>
        </w:trPr>
        <w:tc>
          <w:tcPr>
            <w:tcW w:w="4979" w:type="dxa"/>
            <w:tcBorders>
              <w:bottom w:val="single" w:sz="4" w:space="0" w:color="auto"/>
            </w:tcBorders>
            <w:tcMar>
              <w:top w:w="170" w:type="dxa"/>
              <w:bottom w:w="170" w:type="dxa"/>
            </w:tcMar>
            <w:vAlign w:val="bottom"/>
          </w:tcPr>
          <w:p w14:paraId="640356A4"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End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6F1FCACF" w14:textId="77777777" w:rsidR="00CF37BF" w:rsidRPr="00D330B7" w:rsidRDefault="00CF37BF" w:rsidP="00CF37BF">
            <w:pPr>
              <w:pStyle w:val="BodyText"/>
              <w:tabs>
                <w:tab w:val="clear" w:pos="426"/>
              </w:tabs>
              <w:ind w:left="0"/>
              <w:jc w:val="left"/>
            </w:pPr>
          </w:p>
        </w:tc>
      </w:tr>
      <w:tr w:rsidR="00603C7A" w14:paraId="01A5BF6A" w14:textId="77777777" w:rsidTr="00D330B7">
        <w:trPr>
          <w:cantSplit/>
        </w:trPr>
        <w:tc>
          <w:tcPr>
            <w:tcW w:w="8656" w:type="dxa"/>
            <w:gridSpan w:val="2"/>
            <w:tcMar>
              <w:top w:w="170" w:type="dxa"/>
              <w:bottom w:w="170" w:type="dxa"/>
            </w:tcMar>
          </w:tcPr>
          <w:p w14:paraId="70547325" w14:textId="77777777" w:rsidR="00603C7A" w:rsidRDefault="00603C7A" w:rsidP="00B94E13">
            <w:pPr>
              <w:pStyle w:val="BodyText"/>
              <w:tabs>
                <w:tab w:val="clear" w:pos="426"/>
              </w:tabs>
              <w:ind w:left="0"/>
              <w:jc w:val="left"/>
            </w:pPr>
          </w:p>
          <w:p w14:paraId="72D25184" w14:textId="77777777" w:rsidR="006E1278" w:rsidRDefault="006E1278" w:rsidP="006E1278">
            <w:pPr>
              <w:pStyle w:val="BodyText"/>
              <w:tabs>
                <w:tab w:val="clear" w:pos="426"/>
              </w:tabs>
              <w:ind w:left="0"/>
              <w:jc w:val="left"/>
            </w:pPr>
            <w:r>
              <w:rPr>
                <w:b/>
              </w:rPr>
              <w:t>Name of Industry Supervisor:</w:t>
            </w:r>
            <w:r>
              <w:t xml:space="preserve"> </w:t>
            </w:r>
            <w:r>
              <w:fldChar w:fldCharType="begin"/>
            </w:r>
            <w:r>
              <w:instrText xml:space="preserve"> REF Industry_Supervisor_Name \h </w:instrText>
            </w:r>
            <w:r>
              <w:fldChar w:fldCharType="separate"/>
            </w:r>
            <w:sdt>
              <w:sdtPr>
                <w:id w:val="-1464955567"/>
                <w:placeholder>
                  <w:docPart w:val="0E1777C4C78942CAAB731333B5A725F1"/>
                </w:placeholder>
                <w:showingPlcHdr/>
                <w15:color w:val="FF0000"/>
                <w:text/>
              </w:sdtPr>
              <w:sdtEndPr/>
              <w:sdtContent>
                <w:r>
                  <w:rPr>
                    <w:rStyle w:val="PlaceholderText"/>
                    <w:i/>
                    <w:color w:val="FF0000"/>
                  </w:rPr>
                  <w:t>The industry supervisor’s name</w:t>
                </w:r>
              </w:sdtContent>
            </w:sdt>
            <w:r>
              <w:fldChar w:fldCharType="end"/>
            </w:r>
          </w:p>
          <w:p w14:paraId="098E378F" w14:textId="77777777" w:rsidR="006E1278" w:rsidRDefault="006E1278" w:rsidP="006E1278">
            <w:pPr>
              <w:pStyle w:val="BodyText"/>
              <w:tabs>
                <w:tab w:val="clear" w:pos="426"/>
              </w:tabs>
              <w:ind w:left="0"/>
              <w:jc w:val="left"/>
            </w:pPr>
            <w:r>
              <w:rPr>
                <w:b/>
              </w:rPr>
              <w:t xml:space="preserve">Designation: </w:t>
            </w:r>
            <w:r>
              <w:rPr>
                <w:b/>
              </w:rPr>
              <w:fldChar w:fldCharType="begin"/>
            </w:r>
            <w:r>
              <w:rPr>
                <w:b/>
              </w:rPr>
              <w:instrText xml:space="preserve"> REF Industry_Supervisor_Designation \h </w:instrText>
            </w:r>
            <w:r>
              <w:rPr>
                <w:b/>
              </w:rPr>
            </w:r>
            <w:r>
              <w:rPr>
                <w:b/>
              </w:rPr>
              <w:fldChar w:fldCharType="separate"/>
            </w:r>
            <w:sdt>
              <w:sdtPr>
                <w:id w:val="-1766755703"/>
                <w:placeholder>
                  <w:docPart w:val="6C0538DBFFA34C849DBFD2483CB877A6"/>
                </w:placeholder>
                <w:showingPlcHdr/>
                <w15:color w:val="FF0000"/>
                <w:text/>
              </w:sdtPr>
              <w:sdtEndPr/>
              <w:sdtContent>
                <w:r>
                  <w:rPr>
                    <w:rStyle w:val="PlaceholderText"/>
                    <w:i/>
                    <w:color w:val="FF0000"/>
                  </w:rPr>
                  <w:t>The industry supervisor’s designation</w:t>
                </w:r>
              </w:sdtContent>
            </w:sdt>
            <w:r>
              <w:rPr>
                <w:b/>
              </w:rPr>
              <w:fldChar w:fldCharType="end"/>
            </w:r>
          </w:p>
          <w:p w14:paraId="2FF60D24" w14:textId="77777777" w:rsidR="006E1278" w:rsidRDefault="006E1278" w:rsidP="006E1278">
            <w:pPr>
              <w:pStyle w:val="BodyText"/>
              <w:tabs>
                <w:tab w:val="clear" w:pos="426"/>
              </w:tabs>
              <w:ind w:left="0"/>
              <w:jc w:val="left"/>
            </w:pPr>
            <w:r>
              <w:rPr>
                <w:b/>
              </w:rPr>
              <w:t>Department:</w:t>
            </w:r>
            <w:r>
              <w:t xml:space="preserve"> </w:t>
            </w:r>
            <w:r>
              <w:fldChar w:fldCharType="begin"/>
            </w:r>
            <w:r>
              <w:instrText xml:space="preserve"> REF Industry_Supervisor_Department_Division \h </w:instrText>
            </w:r>
            <w:r>
              <w:fldChar w:fldCharType="separate"/>
            </w:r>
            <w:sdt>
              <w:sdtPr>
                <w:id w:val="-1990401765"/>
                <w:placeholder>
                  <w:docPart w:val="E383213815E84C1888D3EAA4F5EA4D84"/>
                </w:placeholder>
                <w:showingPlcHdr/>
                <w15:color w:val="FF0000"/>
                <w:text/>
              </w:sdtPr>
              <w:sdtEndPr/>
              <w:sdtContent>
                <w:r>
                  <w:rPr>
                    <w:rStyle w:val="PlaceholderText"/>
                    <w:i/>
                    <w:color w:val="FF0000"/>
                  </w:rPr>
                  <w:t>The industry supervisor’s department / division</w:t>
                </w:r>
              </w:sdtContent>
            </w:sdt>
            <w:r>
              <w:fldChar w:fldCharType="end"/>
            </w:r>
          </w:p>
          <w:p w14:paraId="0D62EDA8"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Industry_Supervisor_Contact_Number \h </w:instrText>
            </w:r>
            <w:r>
              <w:fldChar w:fldCharType="separate"/>
            </w:r>
            <w:sdt>
              <w:sdtPr>
                <w:id w:val="1905325147"/>
                <w:placeholder>
                  <w:docPart w:val="CBB48FBE30CC4113B8BA1C94B7B5ACE2"/>
                </w:placeholder>
                <w:showingPlcHdr/>
                <w15:color w:val="FF0000"/>
                <w:text/>
              </w:sdtPr>
              <w:sdtEndPr/>
              <w:sdtContent>
                <w:r>
                  <w:rPr>
                    <w:rStyle w:val="PlaceholderText"/>
                    <w:i/>
                    <w:color w:val="FF0000"/>
                  </w:rPr>
                  <w:t>The industry supervisor’s contact number</w:t>
                </w:r>
              </w:sdtContent>
            </w:sdt>
            <w:r>
              <w:fldChar w:fldCharType="end"/>
            </w:r>
          </w:p>
          <w:p w14:paraId="2743F5C3"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Industry_Supervisor_Email_Address \h </w:instrText>
            </w:r>
            <w:r>
              <w:fldChar w:fldCharType="separate"/>
            </w:r>
            <w:sdt>
              <w:sdtPr>
                <w:id w:val="-383722078"/>
                <w:placeholder>
                  <w:docPart w:val="D15A15A7E3E74CADA0A81D773F7F2C70"/>
                </w:placeholder>
                <w:showingPlcHdr/>
                <w15:color w:val="FF0000"/>
                <w:text/>
              </w:sdtPr>
              <w:sdtEndPr/>
              <w:sdtContent>
                <w:r>
                  <w:rPr>
                    <w:rStyle w:val="PlaceholderText"/>
                    <w:i/>
                    <w:color w:val="FF0000"/>
                  </w:rPr>
                  <w:t>The industry supervisor’s email address</w:t>
                </w:r>
              </w:sdtContent>
            </w:sdt>
            <w:r>
              <w:fldChar w:fldCharType="end"/>
            </w:r>
          </w:p>
          <w:p w14:paraId="7538085D" w14:textId="77777777"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EAD0113" w14:textId="77777777" w:rsidR="00603C7A" w:rsidRPr="00064120" w:rsidRDefault="00603C7A" w:rsidP="00064120">
      <w:pPr>
        <w:pStyle w:val="BodyText"/>
      </w:pPr>
    </w:p>
    <w:p w14:paraId="5E0F1F40" w14:textId="77777777" w:rsidR="00603C7A" w:rsidRDefault="00BC57DD" w:rsidP="00E06E5F">
      <w:pPr>
        <w:pStyle w:val="Heading3"/>
        <w:numPr>
          <w:ilvl w:val="1"/>
          <w:numId w:val="34"/>
        </w:numPr>
      </w:pPr>
      <w:r>
        <w:t>Declaration by Candidate</w:t>
      </w:r>
    </w:p>
    <w:p w14:paraId="052ECE65" w14:textId="77777777" w:rsidR="00603C7A" w:rsidRDefault="00603C7A" w:rsidP="000E2382">
      <w:pPr>
        <w:pStyle w:val="BodyText"/>
      </w:pPr>
    </w:p>
    <w:p w14:paraId="6FB09AA2"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65291D8E"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242"/>
        <w:gridCol w:w="222"/>
      </w:tblGrid>
      <w:tr w:rsidR="00CF37BF" w14:paraId="78B14E9B" w14:textId="77777777" w:rsidTr="00B94E13">
        <w:trPr>
          <w:cantSplit/>
          <w:trHeight w:val="1134"/>
        </w:trPr>
        <w:tc>
          <w:tcPr>
            <w:tcW w:w="4979" w:type="dxa"/>
            <w:tcBorders>
              <w:bottom w:val="single" w:sz="4" w:space="0" w:color="auto"/>
            </w:tcBorders>
            <w:tcMar>
              <w:top w:w="170" w:type="dxa"/>
              <w:bottom w:w="170" w:type="dxa"/>
            </w:tcMar>
            <w:vAlign w:val="bottom"/>
          </w:tcPr>
          <w:p w14:paraId="755FAF38" w14:textId="0AC75C47" w:rsidR="00CF37BF" w:rsidRPr="00666025" w:rsidRDefault="00CF37BF" w:rsidP="00CF37BF">
            <w:pPr>
              <w:pStyle w:val="BodyText"/>
              <w:tabs>
                <w:tab w:val="clear" w:pos="426"/>
              </w:tabs>
              <w:ind w:left="0"/>
              <w:jc w:val="left"/>
              <w:rPr>
                <w:i/>
                <w:sz w:val="18"/>
              </w:rPr>
            </w:pPr>
            <w:r>
              <w:rPr>
                <w:i/>
                <w:sz w:val="18"/>
              </w:rPr>
              <w:t xml:space="preserve">Signature      </w:t>
            </w:r>
            <w:sdt>
              <w:sdtPr>
                <w:rPr>
                  <w:noProof/>
                </w:rPr>
                <w:id w:val="382612700"/>
                <w15:color w:val="FF0000"/>
                <w:picture/>
              </w:sdtPr>
              <w:sdtContent>
                <w:r w:rsidR="009837C3" w:rsidRPr="009837C3">
                  <w:rPr>
                    <w:noProof/>
                  </w:rPr>
                  <w:drawing>
                    <wp:inline distT="0" distB="0" distL="0" distR="0" wp14:anchorId="05B20320" wp14:editId="255A0D92">
                      <wp:extent cx="5731510" cy="1393825"/>
                      <wp:effectExtent l="0" t="0" r="0" b="0"/>
                      <wp:docPr id="3849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sdtContent>
            </w:sdt>
          </w:p>
        </w:tc>
        <w:tc>
          <w:tcPr>
            <w:tcW w:w="3677" w:type="dxa"/>
            <w:tcMar>
              <w:top w:w="170" w:type="dxa"/>
              <w:bottom w:w="170" w:type="dxa"/>
            </w:tcMar>
          </w:tcPr>
          <w:p w14:paraId="72D1E0FD" w14:textId="77777777" w:rsidR="00CF37BF" w:rsidRPr="00D330B7" w:rsidRDefault="00CF37BF" w:rsidP="00CF37BF">
            <w:pPr>
              <w:pStyle w:val="BodyText"/>
              <w:tabs>
                <w:tab w:val="clear" w:pos="426"/>
              </w:tabs>
              <w:ind w:left="0"/>
              <w:jc w:val="left"/>
            </w:pPr>
          </w:p>
        </w:tc>
      </w:tr>
      <w:tr w:rsidR="00603C7A" w14:paraId="464FF89F" w14:textId="77777777" w:rsidTr="00B94E13">
        <w:trPr>
          <w:cantSplit/>
        </w:trPr>
        <w:tc>
          <w:tcPr>
            <w:tcW w:w="8656" w:type="dxa"/>
            <w:gridSpan w:val="2"/>
            <w:tcMar>
              <w:top w:w="170" w:type="dxa"/>
              <w:bottom w:w="170" w:type="dxa"/>
            </w:tcMar>
          </w:tcPr>
          <w:p w14:paraId="45218486" w14:textId="77777777" w:rsidR="00603C7A" w:rsidRDefault="00603C7A" w:rsidP="00B94E13">
            <w:pPr>
              <w:pStyle w:val="BodyText"/>
              <w:tabs>
                <w:tab w:val="clear" w:pos="426"/>
              </w:tabs>
              <w:ind w:left="0"/>
              <w:jc w:val="left"/>
            </w:pPr>
          </w:p>
          <w:p w14:paraId="31E5D808" w14:textId="02036D2B" w:rsidR="006E1278" w:rsidRDefault="006E1278" w:rsidP="006E1278">
            <w:pPr>
              <w:pStyle w:val="BodyText"/>
              <w:tabs>
                <w:tab w:val="clear" w:pos="426"/>
              </w:tabs>
              <w:ind w:left="0"/>
              <w:jc w:val="left"/>
            </w:pPr>
            <w:r>
              <w:rPr>
                <w:b/>
              </w:rPr>
              <w:t>Name of Candidate:</w:t>
            </w:r>
            <w:r>
              <w:t xml:space="preserve"> </w:t>
            </w:r>
            <w:r>
              <w:fldChar w:fldCharType="begin"/>
            </w:r>
            <w:r>
              <w:instrText xml:space="preserve"> REF Candidate_Name \h </w:instrText>
            </w:r>
            <w:r>
              <w:fldChar w:fldCharType="separate"/>
            </w:r>
            <w:sdt>
              <w:sdtPr>
                <w:id w:val="-724990899"/>
                <w:placeholder>
                  <w:docPart w:val="5953C8CCA29E454B8B46BDF8E52679BD"/>
                </w:placeholder>
                <w15:color w:val="FF0000"/>
                <w:text/>
              </w:sdtPr>
              <w:sdtEndPr/>
              <w:sdtContent>
                <w:r w:rsidR="009837C3">
                  <w:t>Guo Zi Qiang Robin</w:t>
                </w:r>
              </w:sdtContent>
            </w:sdt>
            <w:r>
              <w:fldChar w:fldCharType="end"/>
            </w:r>
          </w:p>
          <w:p w14:paraId="599D6C18" w14:textId="7DF295A5" w:rsidR="006E1278" w:rsidRDefault="006E1278" w:rsidP="006E1278">
            <w:pPr>
              <w:pStyle w:val="BodyText"/>
              <w:tabs>
                <w:tab w:val="clear" w:pos="426"/>
              </w:tabs>
              <w:ind w:left="0"/>
              <w:jc w:val="left"/>
            </w:pPr>
            <w:r>
              <w:rPr>
                <w:b/>
              </w:rPr>
              <w:t>Contact No:</w:t>
            </w:r>
            <w:r>
              <w:t xml:space="preserve"> </w:t>
            </w:r>
            <w:sdt>
              <w:sdtPr>
                <w:id w:val="-1557696194"/>
                <w:placeholder>
                  <w:docPart w:val="E432658C9F31444F93835CA35F6CC45E"/>
                </w:placeholder>
                <w15:color w:val="FF0000"/>
                <w:text/>
              </w:sdtPr>
              <w:sdtEndPr/>
              <w:sdtContent>
                <w:r w:rsidR="009837C3">
                  <w:t>+65 80340394</w:t>
                </w:r>
              </w:sdtContent>
            </w:sdt>
          </w:p>
          <w:p w14:paraId="0748AF9C" w14:textId="14A772AD"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15:color w:val="FF0000"/>
              </w:sdtPr>
              <w:sdtEndPr/>
              <w:sdtContent>
                <w:r w:rsidR="009837C3">
                  <w:t>2400989@sit.singaporetech.edu.sg</w:t>
                </w:r>
              </w:sdtContent>
            </w:sdt>
          </w:p>
          <w:p w14:paraId="0A85B3D0" w14:textId="27802B97"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15:color w:val="FF0000"/>
                <w:date w:fullDate="2026-10-09T00:00:00Z">
                  <w:dateFormat w:val="d/M/yyyy"/>
                  <w:lid w:val="en-SG"/>
                  <w:storeMappedDataAs w:val="dateTime"/>
                  <w:calendar w:val="gregorian"/>
                </w:date>
              </w:sdtPr>
              <w:sdtEndPr/>
              <w:sdtContent>
                <w:r w:rsidR="009837C3">
                  <w:t>9/10/2026</w:t>
                </w:r>
              </w:sdtContent>
            </w:sdt>
          </w:p>
        </w:tc>
      </w:tr>
    </w:tbl>
    <w:p w14:paraId="0501BF3C" w14:textId="77777777" w:rsidR="00603C7A" w:rsidRPr="00064120" w:rsidRDefault="00603C7A" w:rsidP="00064120">
      <w:pPr>
        <w:pStyle w:val="BodyText"/>
      </w:pPr>
    </w:p>
    <w:p w14:paraId="2F12219C" w14:textId="77777777" w:rsidR="00603C7A" w:rsidRPr="00064120" w:rsidRDefault="00603C7A" w:rsidP="00064120">
      <w:pPr>
        <w:pStyle w:val="BodyText"/>
      </w:pPr>
      <w:r>
        <w:br w:type="page"/>
      </w:r>
    </w:p>
    <w:p w14:paraId="65A03C14" w14:textId="77777777" w:rsidR="00603C7A" w:rsidRDefault="00BC57DD" w:rsidP="00E06E5F">
      <w:pPr>
        <w:pStyle w:val="Heading3"/>
        <w:numPr>
          <w:ilvl w:val="1"/>
          <w:numId w:val="34"/>
        </w:numPr>
      </w:pPr>
      <w:r>
        <w:lastRenderedPageBreak/>
        <w:t>Declaration by Academic Supervisor</w:t>
      </w:r>
    </w:p>
    <w:p w14:paraId="4F2DC65F" w14:textId="77777777" w:rsidR="00603C7A" w:rsidRDefault="00603C7A" w:rsidP="000E2382">
      <w:pPr>
        <w:pStyle w:val="BodyText"/>
      </w:pPr>
    </w:p>
    <w:p w14:paraId="2A201510" w14:textId="77777777"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2BD4C587"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493AD76" w14:textId="77777777" w:rsidTr="00B94E13">
        <w:trPr>
          <w:cantSplit/>
          <w:trHeight w:val="1134"/>
        </w:trPr>
        <w:tc>
          <w:tcPr>
            <w:tcW w:w="4979" w:type="dxa"/>
            <w:tcBorders>
              <w:bottom w:val="single" w:sz="4" w:space="0" w:color="auto"/>
            </w:tcBorders>
            <w:tcMar>
              <w:top w:w="170" w:type="dxa"/>
              <w:bottom w:w="170" w:type="dxa"/>
            </w:tcMar>
            <w:vAlign w:val="bottom"/>
          </w:tcPr>
          <w:p w14:paraId="1CAAA729"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End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59DB7E93" w14:textId="77777777" w:rsidR="00CF37BF" w:rsidRPr="00D330B7" w:rsidRDefault="00CF37BF" w:rsidP="00CF37BF">
            <w:pPr>
              <w:pStyle w:val="BodyText"/>
              <w:tabs>
                <w:tab w:val="clear" w:pos="426"/>
              </w:tabs>
              <w:ind w:left="0"/>
              <w:jc w:val="left"/>
            </w:pPr>
          </w:p>
        </w:tc>
      </w:tr>
      <w:tr w:rsidR="00603C7A" w14:paraId="07577404" w14:textId="77777777" w:rsidTr="00B94E13">
        <w:trPr>
          <w:cantSplit/>
        </w:trPr>
        <w:tc>
          <w:tcPr>
            <w:tcW w:w="8656" w:type="dxa"/>
            <w:gridSpan w:val="2"/>
            <w:tcMar>
              <w:top w:w="170" w:type="dxa"/>
              <w:bottom w:w="170" w:type="dxa"/>
            </w:tcMar>
          </w:tcPr>
          <w:p w14:paraId="40725C76" w14:textId="77777777" w:rsidR="00603C7A" w:rsidRDefault="00603C7A" w:rsidP="00B94E13">
            <w:pPr>
              <w:pStyle w:val="BodyText"/>
              <w:tabs>
                <w:tab w:val="clear" w:pos="426"/>
              </w:tabs>
              <w:ind w:left="0"/>
              <w:jc w:val="left"/>
            </w:pPr>
          </w:p>
          <w:p w14:paraId="7E51F77A" w14:textId="77777777" w:rsidR="006E1278" w:rsidRDefault="006E1278" w:rsidP="006E1278">
            <w:pPr>
              <w:pStyle w:val="BodyText"/>
              <w:tabs>
                <w:tab w:val="clear" w:pos="426"/>
              </w:tabs>
              <w:ind w:left="0"/>
              <w:jc w:val="left"/>
            </w:pPr>
            <w:r>
              <w:rPr>
                <w:b/>
              </w:rPr>
              <w:t>Name of Academic Supervisor:</w:t>
            </w:r>
            <w:r>
              <w:t xml:space="preserve"> </w:t>
            </w:r>
            <w:r>
              <w:fldChar w:fldCharType="begin"/>
            </w:r>
            <w:r>
              <w:instrText xml:space="preserve"> REF Academic_Supervisor_Name \h </w:instrText>
            </w:r>
            <w:r>
              <w:fldChar w:fldCharType="separate"/>
            </w:r>
            <w:sdt>
              <w:sdtPr>
                <w:id w:val="-925104142"/>
                <w:placeholder>
                  <w:docPart w:val="FF38EA1EC4A048CEAF38B477A2E7CA41"/>
                </w:placeholder>
                <w:showingPlcHdr/>
                <w15:color w:val="FF0000"/>
                <w:text/>
              </w:sdtPr>
              <w:sdtEndPr/>
              <w:sdtContent>
                <w:r>
                  <w:rPr>
                    <w:rStyle w:val="PlaceholderText"/>
                    <w:i/>
                    <w:color w:val="FF0000"/>
                  </w:rPr>
                  <w:t>The academic supervisor’s name</w:t>
                </w:r>
              </w:sdtContent>
            </w:sdt>
            <w:r>
              <w:fldChar w:fldCharType="end"/>
            </w:r>
          </w:p>
          <w:p w14:paraId="298FF0A4"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Academic_Supervisor_Contact_Number \h </w:instrText>
            </w:r>
            <w:r>
              <w:fldChar w:fldCharType="separate"/>
            </w:r>
            <w:sdt>
              <w:sdtPr>
                <w:id w:val="-1490935775"/>
                <w:placeholder>
                  <w:docPart w:val="CACE86C4FDDA4DC28FCB87D2762E9BE4"/>
                </w:placeholder>
                <w:showingPlcHdr/>
                <w15:color w:val="FF0000"/>
                <w:text/>
              </w:sdtPr>
              <w:sdtEndPr/>
              <w:sdtContent>
                <w:r>
                  <w:rPr>
                    <w:rStyle w:val="PlaceholderText"/>
                    <w:i/>
                    <w:color w:val="FF0000"/>
                  </w:rPr>
                  <w:t>The academic supervisor’s contact number</w:t>
                </w:r>
              </w:sdtContent>
            </w:sdt>
            <w:r>
              <w:fldChar w:fldCharType="end"/>
            </w:r>
          </w:p>
          <w:p w14:paraId="120F9E05"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Academic_Supervisor_Email_Address \h </w:instrText>
            </w:r>
            <w:r>
              <w:fldChar w:fldCharType="separate"/>
            </w:r>
            <w:sdt>
              <w:sdtPr>
                <w:id w:val="17515216"/>
                <w:placeholder>
                  <w:docPart w:val="65EAF344F3DD4D7D81A728FB6B55A8AF"/>
                </w:placeholder>
                <w:showingPlcHdr/>
                <w15:color w:val="FF0000"/>
                <w:text/>
              </w:sdtPr>
              <w:sdtEndPr/>
              <w:sdtContent>
                <w:r>
                  <w:rPr>
                    <w:rStyle w:val="PlaceholderText"/>
                    <w:i/>
                    <w:color w:val="FF0000"/>
                  </w:rPr>
                  <w:t>The academic supervisor’s email address</w:t>
                </w:r>
              </w:sdtContent>
            </w:sdt>
            <w:r>
              <w:fldChar w:fldCharType="end"/>
            </w:r>
          </w:p>
          <w:p w14:paraId="7C2DE281" w14:textId="77777777"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10A6863" w14:textId="77777777" w:rsidR="00603C7A" w:rsidRDefault="00603C7A" w:rsidP="00A60E08">
      <w:pPr>
        <w:pStyle w:val="BodyText"/>
      </w:pPr>
    </w:p>
    <w:p w14:paraId="47537AE0" w14:textId="77777777" w:rsidR="00603C7A" w:rsidRDefault="00603C7A" w:rsidP="00A60E08">
      <w:pPr>
        <w:pStyle w:val="BodyText"/>
      </w:pPr>
    </w:p>
    <w:p w14:paraId="689DC634" w14:textId="77777777" w:rsidR="00603C7A" w:rsidRDefault="00603C7A" w:rsidP="00A60E08">
      <w:pPr>
        <w:pStyle w:val="BodyText"/>
        <w:jc w:val="center"/>
        <w:rPr>
          <w:b/>
        </w:rPr>
      </w:pPr>
      <w:r>
        <w:rPr>
          <w:b/>
        </w:rPr>
        <w:t>END OF FORM B</w:t>
      </w:r>
    </w:p>
    <w:p w14:paraId="07C9A923" w14:textId="77777777" w:rsidR="00047E94" w:rsidRDefault="006D67DC">
      <w:pPr>
        <w:pStyle w:val="BodyText"/>
        <w:rPr>
          <w:ins w:id="20" w:author="Guo Zi Qiang Robin" w:date="2026-10-08T12:00:00Z"/>
        </w:rPr>
      </w:pPr>
      <w:ins w:id="21" w:author="Guo Zi Qiang Robin" w:date="2026-10-08T12:00:00Z">
        <w:r>
          <w:br w:type="page"/>
        </w:r>
      </w:ins>
    </w:p>
    <w:p w14:paraId="678C3388" w14:textId="77777777" w:rsidR="009837C3" w:rsidRPr="009837C3" w:rsidRDefault="009837C3" w:rsidP="009837C3">
      <w:pPr>
        <w:pStyle w:val="BodyText"/>
        <w:rPr>
          <w:b/>
          <w:bCs/>
        </w:rPr>
      </w:pPr>
      <w:r w:rsidRPr="009837C3">
        <w:rPr>
          <w:b/>
          <w:bCs/>
        </w:rPr>
        <w:lastRenderedPageBreak/>
        <w:t>Annex A: Summary Gantt Chart</w:t>
      </w:r>
    </w:p>
    <w:p w14:paraId="08A1CF10" w14:textId="77777777" w:rsidR="009837C3" w:rsidRDefault="009837C3" w:rsidP="009837C3">
      <w:pPr>
        <w:pStyle w:val="BodyText"/>
      </w:pPr>
    </w:p>
    <w:p w14:paraId="0601DDE2" w14:textId="06569057" w:rsidR="00047E94" w:rsidRDefault="009837C3" w:rsidP="009837C3">
      <w:pPr>
        <w:pStyle w:val="BodyText"/>
        <w:ind w:left="0"/>
        <w:jc w:val="left"/>
        <w:rPr>
          <w:ins w:id="22" w:author="Guo Zi Qiang Robin" w:date="2026-10-08T12:00:00Z"/>
        </w:rPr>
      </w:pPr>
      <w:r>
        <w:t>Month-level summary of the project plan. X = active in that month; M = milestone in that month. The project period is 8 October 2026 to 31 March 2027; the Final Presentation (11 April 2027) falls after it. The detailed weekly chart is provided in Gantt_Guo_Zi_Qiang_Robin.xlsx.</w:t>
      </w:r>
    </w:p>
    <w:p w14:paraId="10A9E1B3" w14:textId="77777777" w:rsidR="00047E94" w:rsidRDefault="00047E94">
      <w:pPr>
        <w:pStyle w:val="BodyText"/>
        <w:rPr>
          <w:ins w:id="23" w:author="Guo Zi Qiang Robin" w:date="2026-10-08T12:00:00Z"/>
        </w:rPr>
      </w:pPr>
    </w:p>
    <w:tbl>
      <w:tblPr>
        <w:tblStyle w:val="TableGrid"/>
        <w:tblW w:w="9026" w:type="dxa"/>
        <w:tblLayout w:type="fixed"/>
        <w:tblLook w:val="04A0" w:firstRow="1" w:lastRow="0" w:firstColumn="1" w:lastColumn="0" w:noHBand="0" w:noVBand="1"/>
      </w:tblPr>
      <w:tblGrid>
        <w:gridCol w:w="3426"/>
        <w:gridCol w:w="800"/>
        <w:gridCol w:w="800"/>
        <w:gridCol w:w="800"/>
        <w:gridCol w:w="800"/>
        <w:gridCol w:w="800"/>
        <w:gridCol w:w="800"/>
        <w:gridCol w:w="800"/>
      </w:tblGrid>
      <w:tr w:rsidR="00047E94" w14:paraId="40C5B00D" w14:textId="77777777">
        <w:trPr>
          <w:tblHeader/>
          <w:ins w:id="24" w:author="Guo Zi Qiang Robin" w:date="2026-10-08T12:00:00Z"/>
        </w:trPr>
        <w:tc>
          <w:tcPr>
            <w:tcW w:w="3426" w:type="dxa"/>
            <w:shd w:val="clear" w:color="auto" w:fill="D9D9D9"/>
            <w:vAlign w:val="center"/>
          </w:tcPr>
          <w:p w14:paraId="60444526" w14:textId="77777777" w:rsidR="00047E94" w:rsidRPr="009837C3" w:rsidRDefault="006D67DC">
            <w:pPr>
              <w:pStyle w:val="BodyText"/>
              <w:spacing w:before="20" w:after="20" w:line="240" w:lineRule="auto"/>
              <w:ind w:left="0"/>
              <w:jc w:val="left"/>
              <w:rPr>
                <w:ins w:id="25" w:author="Guo Zi Qiang Robin" w:date="2026-10-08T12:00:00Z"/>
              </w:rPr>
            </w:pPr>
            <w:ins w:id="26" w:author="Guo Zi Qiang Robin" w:date="2026-10-08T12:00:00Z">
              <w:r w:rsidRPr="009837C3">
                <w:rPr>
                  <w:b/>
                  <w:sz w:val="18"/>
                  <w:szCs w:val="18"/>
                </w:rPr>
                <w:t>Activity</w:t>
              </w:r>
            </w:ins>
          </w:p>
        </w:tc>
        <w:tc>
          <w:tcPr>
            <w:tcW w:w="800" w:type="dxa"/>
            <w:shd w:val="clear" w:color="auto" w:fill="D9D9D9"/>
            <w:vAlign w:val="center"/>
          </w:tcPr>
          <w:p w14:paraId="361DBAB1" w14:textId="77777777" w:rsidR="00047E94" w:rsidRPr="009837C3" w:rsidRDefault="006D67DC">
            <w:pPr>
              <w:pStyle w:val="BodyText"/>
              <w:spacing w:before="20" w:after="20" w:line="240" w:lineRule="auto"/>
              <w:ind w:left="0"/>
              <w:jc w:val="center"/>
              <w:rPr>
                <w:ins w:id="27" w:author="Guo Zi Qiang Robin" w:date="2026-10-08T12:00:00Z"/>
              </w:rPr>
            </w:pPr>
            <w:ins w:id="28" w:author="Guo Zi Qiang Robin" w:date="2026-10-08T12:00:00Z">
              <w:r w:rsidRPr="009837C3">
                <w:rPr>
                  <w:b/>
                  <w:sz w:val="18"/>
                  <w:szCs w:val="18"/>
                </w:rPr>
                <w:t>Oct 2026</w:t>
              </w:r>
            </w:ins>
          </w:p>
        </w:tc>
        <w:tc>
          <w:tcPr>
            <w:tcW w:w="800" w:type="dxa"/>
            <w:shd w:val="clear" w:color="auto" w:fill="D9D9D9"/>
            <w:vAlign w:val="center"/>
          </w:tcPr>
          <w:p w14:paraId="2D8FE3C1" w14:textId="77777777" w:rsidR="00047E94" w:rsidRPr="009837C3" w:rsidRDefault="006D67DC">
            <w:pPr>
              <w:pStyle w:val="BodyText"/>
              <w:spacing w:before="20" w:after="20" w:line="240" w:lineRule="auto"/>
              <w:ind w:left="0"/>
              <w:jc w:val="center"/>
              <w:rPr>
                <w:ins w:id="29" w:author="Guo Zi Qiang Robin" w:date="2026-10-08T12:00:00Z"/>
              </w:rPr>
            </w:pPr>
            <w:ins w:id="30" w:author="Guo Zi Qiang Robin" w:date="2026-10-08T12:00:00Z">
              <w:r w:rsidRPr="009837C3">
                <w:rPr>
                  <w:b/>
                  <w:sz w:val="18"/>
                  <w:szCs w:val="18"/>
                </w:rPr>
                <w:t>Nov</w:t>
              </w:r>
            </w:ins>
          </w:p>
        </w:tc>
        <w:tc>
          <w:tcPr>
            <w:tcW w:w="800" w:type="dxa"/>
            <w:shd w:val="clear" w:color="auto" w:fill="D9D9D9"/>
            <w:vAlign w:val="center"/>
          </w:tcPr>
          <w:p w14:paraId="04213996" w14:textId="77777777" w:rsidR="00047E94" w:rsidRPr="009837C3" w:rsidRDefault="006D67DC">
            <w:pPr>
              <w:pStyle w:val="BodyText"/>
              <w:spacing w:before="20" w:after="20" w:line="240" w:lineRule="auto"/>
              <w:ind w:left="0"/>
              <w:jc w:val="center"/>
              <w:rPr>
                <w:ins w:id="31" w:author="Guo Zi Qiang Robin" w:date="2026-10-08T12:00:00Z"/>
              </w:rPr>
            </w:pPr>
            <w:ins w:id="32" w:author="Guo Zi Qiang Robin" w:date="2026-10-08T12:00:00Z">
              <w:r w:rsidRPr="009837C3">
                <w:rPr>
                  <w:b/>
                  <w:sz w:val="18"/>
                  <w:szCs w:val="18"/>
                </w:rPr>
                <w:t>Dec</w:t>
              </w:r>
            </w:ins>
          </w:p>
        </w:tc>
        <w:tc>
          <w:tcPr>
            <w:tcW w:w="800" w:type="dxa"/>
            <w:shd w:val="clear" w:color="auto" w:fill="D9D9D9"/>
            <w:vAlign w:val="center"/>
          </w:tcPr>
          <w:p w14:paraId="09AAD423" w14:textId="77777777" w:rsidR="00047E94" w:rsidRPr="009837C3" w:rsidRDefault="006D67DC">
            <w:pPr>
              <w:pStyle w:val="BodyText"/>
              <w:spacing w:before="20" w:after="20" w:line="240" w:lineRule="auto"/>
              <w:ind w:left="0"/>
              <w:jc w:val="center"/>
              <w:rPr>
                <w:ins w:id="33" w:author="Guo Zi Qiang Robin" w:date="2026-10-08T12:00:00Z"/>
              </w:rPr>
            </w:pPr>
            <w:ins w:id="34" w:author="Guo Zi Qiang Robin" w:date="2026-10-08T12:00:00Z">
              <w:r w:rsidRPr="009837C3">
                <w:rPr>
                  <w:b/>
                  <w:sz w:val="18"/>
                  <w:szCs w:val="18"/>
                </w:rPr>
                <w:t>Jan 2027</w:t>
              </w:r>
            </w:ins>
          </w:p>
        </w:tc>
        <w:tc>
          <w:tcPr>
            <w:tcW w:w="800" w:type="dxa"/>
            <w:shd w:val="clear" w:color="auto" w:fill="D9D9D9"/>
            <w:vAlign w:val="center"/>
          </w:tcPr>
          <w:p w14:paraId="7998EF5E" w14:textId="77777777" w:rsidR="00047E94" w:rsidRPr="009837C3" w:rsidRDefault="006D67DC">
            <w:pPr>
              <w:pStyle w:val="BodyText"/>
              <w:spacing w:before="20" w:after="20" w:line="240" w:lineRule="auto"/>
              <w:ind w:left="0"/>
              <w:jc w:val="center"/>
              <w:rPr>
                <w:ins w:id="35" w:author="Guo Zi Qiang Robin" w:date="2026-10-08T12:00:00Z"/>
              </w:rPr>
            </w:pPr>
            <w:ins w:id="36" w:author="Guo Zi Qiang Robin" w:date="2026-10-08T12:00:00Z">
              <w:r w:rsidRPr="009837C3">
                <w:rPr>
                  <w:b/>
                  <w:sz w:val="18"/>
                  <w:szCs w:val="18"/>
                </w:rPr>
                <w:t>Feb</w:t>
              </w:r>
            </w:ins>
          </w:p>
        </w:tc>
        <w:tc>
          <w:tcPr>
            <w:tcW w:w="800" w:type="dxa"/>
            <w:shd w:val="clear" w:color="auto" w:fill="D9D9D9"/>
            <w:vAlign w:val="center"/>
          </w:tcPr>
          <w:p w14:paraId="7B23F33D" w14:textId="77777777" w:rsidR="00047E94" w:rsidRPr="009837C3" w:rsidRDefault="006D67DC">
            <w:pPr>
              <w:pStyle w:val="BodyText"/>
              <w:spacing w:before="20" w:after="20" w:line="240" w:lineRule="auto"/>
              <w:ind w:left="0"/>
              <w:jc w:val="center"/>
              <w:rPr>
                <w:ins w:id="37" w:author="Guo Zi Qiang Robin" w:date="2026-10-08T12:00:00Z"/>
              </w:rPr>
            </w:pPr>
            <w:ins w:id="38" w:author="Guo Zi Qiang Robin" w:date="2026-10-08T12:00:00Z">
              <w:r w:rsidRPr="009837C3">
                <w:rPr>
                  <w:b/>
                  <w:sz w:val="18"/>
                  <w:szCs w:val="18"/>
                </w:rPr>
                <w:t>Mar</w:t>
              </w:r>
            </w:ins>
          </w:p>
        </w:tc>
        <w:tc>
          <w:tcPr>
            <w:tcW w:w="800" w:type="dxa"/>
            <w:shd w:val="clear" w:color="auto" w:fill="D9D9D9"/>
            <w:vAlign w:val="center"/>
          </w:tcPr>
          <w:p w14:paraId="2D37625F" w14:textId="77777777" w:rsidR="00047E94" w:rsidRPr="009837C3" w:rsidRDefault="006D67DC">
            <w:pPr>
              <w:pStyle w:val="BodyText"/>
              <w:spacing w:before="20" w:after="20" w:line="240" w:lineRule="auto"/>
              <w:ind w:left="0"/>
              <w:jc w:val="center"/>
              <w:rPr>
                <w:ins w:id="39" w:author="Guo Zi Qiang Robin" w:date="2026-10-08T12:00:00Z"/>
              </w:rPr>
            </w:pPr>
            <w:ins w:id="40" w:author="Guo Zi Qiang Robin" w:date="2026-10-08T12:00:00Z">
              <w:r w:rsidRPr="009837C3">
                <w:rPr>
                  <w:b/>
                  <w:sz w:val="18"/>
                  <w:szCs w:val="18"/>
                </w:rPr>
                <w:t>Apr</w:t>
              </w:r>
            </w:ins>
          </w:p>
        </w:tc>
      </w:tr>
      <w:tr w:rsidR="00047E94" w14:paraId="404ACDFA" w14:textId="77777777">
        <w:trPr>
          <w:ins w:id="41" w:author="Guo Zi Qiang Robin" w:date="2026-10-08T12:00:00Z"/>
        </w:trPr>
        <w:tc>
          <w:tcPr>
            <w:tcW w:w="9026" w:type="dxa"/>
            <w:gridSpan w:val="8"/>
            <w:shd w:val="clear" w:color="auto" w:fill="F2F2F2"/>
            <w:vAlign w:val="center"/>
          </w:tcPr>
          <w:p w14:paraId="7AFFBEE2" w14:textId="77777777" w:rsidR="00047E94" w:rsidRPr="009837C3" w:rsidRDefault="006D67DC">
            <w:pPr>
              <w:pStyle w:val="BodyText"/>
              <w:spacing w:before="20" w:after="20" w:line="240" w:lineRule="auto"/>
              <w:ind w:left="0"/>
              <w:jc w:val="left"/>
              <w:rPr>
                <w:ins w:id="42" w:author="Guo Zi Qiang Robin" w:date="2026-10-08T12:00:00Z"/>
              </w:rPr>
            </w:pPr>
            <w:ins w:id="43" w:author="Guo Zi Qiang Robin" w:date="2026-10-08T12:00:00Z">
              <w:r w:rsidRPr="009837C3">
                <w:rPr>
                  <w:b/>
                  <w:sz w:val="18"/>
                  <w:szCs w:val="18"/>
                </w:rPr>
                <w:t>Academic milestones</w:t>
              </w:r>
            </w:ins>
          </w:p>
        </w:tc>
      </w:tr>
      <w:tr w:rsidR="00047E94" w14:paraId="4C98FF09" w14:textId="77777777">
        <w:trPr>
          <w:ins w:id="44" w:author="Guo Zi Qiang Robin" w:date="2026-10-08T12:00:00Z"/>
        </w:trPr>
        <w:tc>
          <w:tcPr>
            <w:tcW w:w="3426" w:type="dxa"/>
            <w:vAlign w:val="center"/>
          </w:tcPr>
          <w:p w14:paraId="10CCBCA0" w14:textId="77777777" w:rsidR="00047E94" w:rsidRPr="009837C3" w:rsidRDefault="006D67DC">
            <w:pPr>
              <w:pStyle w:val="BodyText"/>
              <w:spacing w:before="20" w:after="20" w:line="240" w:lineRule="auto"/>
              <w:ind w:left="0"/>
              <w:jc w:val="left"/>
              <w:rPr>
                <w:ins w:id="45" w:author="Guo Zi Qiang Robin" w:date="2026-10-08T12:00:00Z"/>
              </w:rPr>
            </w:pPr>
            <w:ins w:id="46" w:author="Guo Zi Qiang Robin" w:date="2026-10-08T12:00:00Z">
              <w:r w:rsidRPr="009837C3">
                <w:rPr>
                  <w:sz w:val="18"/>
                  <w:szCs w:val="18"/>
                </w:rPr>
                <w:t>Form B (11 Oct)</w:t>
              </w:r>
            </w:ins>
          </w:p>
        </w:tc>
        <w:tc>
          <w:tcPr>
            <w:tcW w:w="800" w:type="dxa"/>
            <w:vAlign w:val="center"/>
          </w:tcPr>
          <w:p w14:paraId="196D0092" w14:textId="77777777" w:rsidR="00047E94" w:rsidRPr="009837C3" w:rsidRDefault="006D67DC">
            <w:pPr>
              <w:pStyle w:val="BodyText"/>
              <w:spacing w:before="20" w:after="20" w:line="240" w:lineRule="auto"/>
              <w:ind w:left="0"/>
              <w:jc w:val="center"/>
              <w:rPr>
                <w:ins w:id="47" w:author="Guo Zi Qiang Robin" w:date="2026-10-08T12:00:00Z"/>
              </w:rPr>
            </w:pPr>
            <w:ins w:id="48" w:author="Guo Zi Qiang Robin" w:date="2026-10-08T12:00:00Z">
              <w:r w:rsidRPr="009837C3">
                <w:rPr>
                  <w:b/>
                  <w:sz w:val="18"/>
                  <w:szCs w:val="18"/>
                </w:rPr>
                <w:t>M</w:t>
              </w:r>
            </w:ins>
          </w:p>
        </w:tc>
        <w:tc>
          <w:tcPr>
            <w:tcW w:w="800" w:type="dxa"/>
            <w:vAlign w:val="center"/>
          </w:tcPr>
          <w:p w14:paraId="05BBAE98" w14:textId="77777777" w:rsidR="00047E94" w:rsidRPr="009837C3" w:rsidRDefault="00047E94">
            <w:pPr>
              <w:pStyle w:val="BodyText"/>
              <w:spacing w:before="20" w:after="20" w:line="240" w:lineRule="auto"/>
              <w:ind w:left="0"/>
              <w:jc w:val="center"/>
              <w:rPr>
                <w:ins w:id="49" w:author="Guo Zi Qiang Robin" w:date="2026-10-08T12:00:00Z"/>
              </w:rPr>
            </w:pPr>
          </w:p>
        </w:tc>
        <w:tc>
          <w:tcPr>
            <w:tcW w:w="800" w:type="dxa"/>
            <w:vAlign w:val="center"/>
          </w:tcPr>
          <w:p w14:paraId="0C25B0A0" w14:textId="77777777" w:rsidR="00047E94" w:rsidRPr="009837C3" w:rsidRDefault="00047E94">
            <w:pPr>
              <w:pStyle w:val="BodyText"/>
              <w:spacing w:before="20" w:after="20" w:line="240" w:lineRule="auto"/>
              <w:ind w:left="0"/>
              <w:jc w:val="center"/>
              <w:rPr>
                <w:ins w:id="50" w:author="Guo Zi Qiang Robin" w:date="2026-10-08T12:00:00Z"/>
              </w:rPr>
            </w:pPr>
          </w:p>
        </w:tc>
        <w:tc>
          <w:tcPr>
            <w:tcW w:w="800" w:type="dxa"/>
            <w:vAlign w:val="center"/>
          </w:tcPr>
          <w:p w14:paraId="1CF58E78" w14:textId="77777777" w:rsidR="00047E94" w:rsidRPr="009837C3" w:rsidRDefault="00047E94">
            <w:pPr>
              <w:pStyle w:val="BodyText"/>
              <w:spacing w:before="20" w:after="20" w:line="240" w:lineRule="auto"/>
              <w:ind w:left="0"/>
              <w:jc w:val="center"/>
              <w:rPr>
                <w:ins w:id="51" w:author="Guo Zi Qiang Robin" w:date="2026-10-08T12:00:00Z"/>
              </w:rPr>
            </w:pPr>
          </w:p>
        </w:tc>
        <w:tc>
          <w:tcPr>
            <w:tcW w:w="800" w:type="dxa"/>
            <w:vAlign w:val="center"/>
          </w:tcPr>
          <w:p w14:paraId="136748BE" w14:textId="77777777" w:rsidR="00047E94" w:rsidRPr="009837C3" w:rsidRDefault="00047E94">
            <w:pPr>
              <w:pStyle w:val="BodyText"/>
              <w:spacing w:before="20" w:after="20" w:line="240" w:lineRule="auto"/>
              <w:ind w:left="0"/>
              <w:jc w:val="center"/>
              <w:rPr>
                <w:ins w:id="52" w:author="Guo Zi Qiang Robin" w:date="2026-10-08T12:00:00Z"/>
              </w:rPr>
            </w:pPr>
          </w:p>
        </w:tc>
        <w:tc>
          <w:tcPr>
            <w:tcW w:w="800" w:type="dxa"/>
            <w:vAlign w:val="center"/>
          </w:tcPr>
          <w:p w14:paraId="7C5E6EDF" w14:textId="77777777" w:rsidR="00047E94" w:rsidRPr="009837C3" w:rsidRDefault="00047E94">
            <w:pPr>
              <w:pStyle w:val="BodyText"/>
              <w:spacing w:before="20" w:after="20" w:line="240" w:lineRule="auto"/>
              <w:ind w:left="0"/>
              <w:jc w:val="center"/>
              <w:rPr>
                <w:ins w:id="53" w:author="Guo Zi Qiang Robin" w:date="2026-10-08T12:00:00Z"/>
              </w:rPr>
            </w:pPr>
          </w:p>
        </w:tc>
        <w:tc>
          <w:tcPr>
            <w:tcW w:w="800" w:type="dxa"/>
            <w:vAlign w:val="center"/>
          </w:tcPr>
          <w:p w14:paraId="4DD056A6" w14:textId="77777777" w:rsidR="00047E94" w:rsidRPr="009837C3" w:rsidRDefault="00047E94">
            <w:pPr>
              <w:pStyle w:val="BodyText"/>
              <w:spacing w:before="20" w:after="20" w:line="240" w:lineRule="auto"/>
              <w:ind w:left="0"/>
              <w:jc w:val="center"/>
              <w:rPr>
                <w:ins w:id="54" w:author="Guo Zi Qiang Robin" w:date="2026-10-08T12:00:00Z"/>
              </w:rPr>
            </w:pPr>
          </w:p>
        </w:tc>
      </w:tr>
      <w:tr w:rsidR="00047E94" w14:paraId="4D79F27B" w14:textId="77777777">
        <w:trPr>
          <w:ins w:id="55" w:author="Guo Zi Qiang Robin" w:date="2026-10-08T12:00:00Z"/>
        </w:trPr>
        <w:tc>
          <w:tcPr>
            <w:tcW w:w="3426" w:type="dxa"/>
            <w:vAlign w:val="center"/>
          </w:tcPr>
          <w:p w14:paraId="247CE938" w14:textId="77777777" w:rsidR="00047E94" w:rsidRPr="009837C3" w:rsidRDefault="006D67DC">
            <w:pPr>
              <w:pStyle w:val="BodyText"/>
              <w:spacing w:before="20" w:after="20" w:line="240" w:lineRule="auto"/>
              <w:ind w:left="0"/>
              <w:jc w:val="left"/>
              <w:rPr>
                <w:ins w:id="56" w:author="Guo Zi Qiang Robin" w:date="2026-10-08T12:00:00Z"/>
              </w:rPr>
            </w:pPr>
            <w:ins w:id="57" w:author="Guo Zi Qiang Robin" w:date="2026-10-08T12:00:00Z">
              <w:r w:rsidRPr="009837C3">
                <w:rPr>
                  <w:sz w:val="18"/>
                  <w:szCs w:val="18"/>
                </w:rPr>
                <w:t>Interim Report (Form E1) (6 Dec)</w:t>
              </w:r>
            </w:ins>
          </w:p>
        </w:tc>
        <w:tc>
          <w:tcPr>
            <w:tcW w:w="800" w:type="dxa"/>
            <w:vAlign w:val="center"/>
          </w:tcPr>
          <w:p w14:paraId="670BC0DD" w14:textId="77777777" w:rsidR="00047E94" w:rsidRPr="009837C3" w:rsidRDefault="00047E94">
            <w:pPr>
              <w:pStyle w:val="BodyText"/>
              <w:spacing w:before="20" w:after="20" w:line="240" w:lineRule="auto"/>
              <w:ind w:left="0"/>
              <w:jc w:val="center"/>
              <w:rPr>
                <w:ins w:id="58" w:author="Guo Zi Qiang Robin" w:date="2026-10-08T12:00:00Z"/>
              </w:rPr>
            </w:pPr>
          </w:p>
        </w:tc>
        <w:tc>
          <w:tcPr>
            <w:tcW w:w="800" w:type="dxa"/>
            <w:shd w:val="clear" w:color="auto" w:fill="BFBFBF"/>
            <w:vAlign w:val="center"/>
          </w:tcPr>
          <w:p w14:paraId="48F2CEFA" w14:textId="77777777" w:rsidR="00047E94" w:rsidRPr="009837C3" w:rsidRDefault="006D67DC">
            <w:pPr>
              <w:pStyle w:val="BodyText"/>
              <w:spacing w:before="20" w:after="20" w:line="240" w:lineRule="auto"/>
              <w:ind w:left="0"/>
              <w:jc w:val="center"/>
              <w:rPr>
                <w:ins w:id="59" w:author="Guo Zi Qiang Robin" w:date="2026-10-08T12:00:00Z"/>
              </w:rPr>
            </w:pPr>
            <w:ins w:id="60" w:author="Guo Zi Qiang Robin" w:date="2026-10-08T12:00:00Z">
              <w:r w:rsidRPr="009837C3">
                <w:rPr>
                  <w:sz w:val="18"/>
                  <w:szCs w:val="18"/>
                </w:rPr>
                <w:t>X</w:t>
              </w:r>
            </w:ins>
          </w:p>
        </w:tc>
        <w:tc>
          <w:tcPr>
            <w:tcW w:w="800" w:type="dxa"/>
            <w:vAlign w:val="center"/>
          </w:tcPr>
          <w:p w14:paraId="25FB2DDB" w14:textId="77777777" w:rsidR="00047E94" w:rsidRPr="009837C3" w:rsidRDefault="006D67DC">
            <w:pPr>
              <w:pStyle w:val="BodyText"/>
              <w:spacing w:before="20" w:after="20" w:line="240" w:lineRule="auto"/>
              <w:ind w:left="0"/>
              <w:jc w:val="center"/>
              <w:rPr>
                <w:ins w:id="61" w:author="Guo Zi Qiang Robin" w:date="2026-10-08T12:00:00Z"/>
              </w:rPr>
            </w:pPr>
            <w:ins w:id="62" w:author="Guo Zi Qiang Robin" w:date="2026-10-08T12:00:00Z">
              <w:r w:rsidRPr="009837C3">
                <w:rPr>
                  <w:b/>
                  <w:sz w:val="18"/>
                  <w:szCs w:val="18"/>
                </w:rPr>
                <w:t>M</w:t>
              </w:r>
            </w:ins>
          </w:p>
        </w:tc>
        <w:tc>
          <w:tcPr>
            <w:tcW w:w="800" w:type="dxa"/>
            <w:vAlign w:val="center"/>
          </w:tcPr>
          <w:p w14:paraId="301AE6A7" w14:textId="77777777" w:rsidR="00047E94" w:rsidRPr="009837C3" w:rsidRDefault="00047E94">
            <w:pPr>
              <w:pStyle w:val="BodyText"/>
              <w:spacing w:before="20" w:after="20" w:line="240" w:lineRule="auto"/>
              <w:ind w:left="0"/>
              <w:jc w:val="center"/>
              <w:rPr>
                <w:ins w:id="63" w:author="Guo Zi Qiang Robin" w:date="2026-10-08T12:00:00Z"/>
              </w:rPr>
            </w:pPr>
          </w:p>
        </w:tc>
        <w:tc>
          <w:tcPr>
            <w:tcW w:w="800" w:type="dxa"/>
            <w:vAlign w:val="center"/>
          </w:tcPr>
          <w:p w14:paraId="130F6212" w14:textId="77777777" w:rsidR="00047E94" w:rsidRPr="009837C3" w:rsidRDefault="00047E94">
            <w:pPr>
              <w:pStyle w:val="BodyText"/>
              <w:spacing w:before="20" w:after="20" w:line="240" w:lineRule="auto"/>
              <w:ind w:left="0"/>
              <w:jc w:val="center"/>
              <w:rPr>
                <w:ins w:id="64" w:author="Guo Zi Qiang Robin" w:date="2026-10-08T12:00:00Z"/>
              </w:rPr>
            </w:pPr>
          </w:p>
        </w:tc>
        <w:tc>
          <w:tcPr>
            <w:tcW w:w="800" w:type="dxa"/>
            <w:vAlign w:val="center"/>
          </w:tcPr>
          <w:p w14:paraId="5032185E" w14:textId="77777777" w:rsidR="00047E94" w:rsidRPr="009837C3" w:rsidRDefault="00047E94">
            <w:pPr>
              <w:pStyle w:val="BodyText"/>
              <w:spacing w:before="20" w:after="20" w:line="240" w:lineRule="auto"/>
              <w:ind w:left="0"/>
              <w:jc w:val="center"/>
              <w:rPr>
                <w:ins w:id="65" w:author="Guo Zi Qiang Robin" w:date="2026-10-08T12:00:00Z"/>
              </w:rPr>
            </w:pPr>
          </w:p>
        </w:tc>
        <w:tc>
          <w:tcPr>
            <w:tcW w:w="800" w:type="dxa"/>
            <w:vAlign w:val="center"/>
          </w:tcPr>
          <w:p w14:paraId="2CDDA118" w14:textId="77777777" w:rsidR="00047E94" w:rsidRPr="009837C3" w:rsidRDefault="00047E94">
            <w:pPr>
              <w:pStyle w:val="BodyText"/>
              <w:spacing w:before="20" w:after="20" w:line="240" w:lineRule="auto"/>
              <w:ind w:left="0"/>
              <w:jc w:val="center"/>
              <w:rPr>
                <w:ins w:id="66" w:author="Guo Zi Qiang Robin" w:date="2026-10-08T12:00:00Z"/>
              </w:rPr>
            </w:pPr>
          </w:p>
        </w:tc>
      </w:tr>
      <w:tr w:rsidR="00047E94" w14:paraId="2CC93BFD" w14:textId="77777777">
        <w:trPr>
          <w:ins w:id="67" w:author="Guo Zi Qiang Robin" w:date="2026-10-08T12:00:00Z"/>
        </w:trPr>
        <w:tc>
          <w:tcPr>
            <w:tcW w:w="3426" w:type="dxa"/>
            <w:vAlign w:val="center"/>
          </w:tcPr>
          <w:p w14:paraId="5A582D93" w14:textId="77777777" w:rsidR="00047E94" w:rsidRPr="009837C3" w:rsidRDefault="006D67DC">
            <w:pPr>
              <w:pStyle w:val="BodyText"/>
              <w:spacing w:before="20" w:after="20" w:line="240" w:lineRule="auto"/>
              <w:ind w:left="0"/>
              <w:jc w:val="left"/>
              <w:rPr>
                <w:ins w:id="68" w:author="Guo Zi Qiang Robin" w:date="2026-10-08T12:00:00Z"/>
              </w:rPr>
            </w:pPr>
            <w:ins w:id="69" w:author="Guo Zi Qiang Robin" w:date="2026-10-08T12:00:00Z">
              <w:r w:rsidRPr="009837C3">
                <w:rPr>
                  <w:sz w:val="18"/>
                  <w:szCs w:val="18"/>
                </w:rPr>
                <w:t>Interim Presentation (by 31 Jan)</w:t>
              </w:r>
            </w:ins>
          </w:p>
        </w:tc>
        <w:tc>
          <w:tcPr>
            <w:tcW w:w="800" w:type="dxa"/>
            <w:vAlign w:val="center"/>
          </w:tcPr>
          <w:p w14:paraId="03D958E4" w14:textId="77777777" w:rsidR="00047E94" w:rsidRPr="009837C3" w:rsidRDefault="00047E94">
            <w:pPr>
              <w:pStyle w:val="BodyText"/>
              <w:spacing w:before="20" w:after="20" w:line="240" w:lineRule="auto"/>
              <w:ind w:left="0"/>
              <w:jc w:val="center"/>
              <w:rPr>
                <w:ins w:id="70" w:author="Guo Zi Qiang Robin" w:date="2026-10-08T12:00:00Z"/>
              </w:rPr>
            </w:pPr>
          </w:p>
        </w:tc>
        <w:tc>
          <w:tcPr>
            <w:tcW w:w="800" w:type="dxa"/>
            <w:vAlign w:val="center"/>
          </w:tcPr>
          <w:p w14:paraId="4433D94D" w14:textId="77777777" w:rsidR="00047E94" w:rsidRPr="009837C3" w:rsidRDefault="00047E94">
            <w:pPr>
              <w:pStyle w:val="BodyText"/>
              <w:spacing w:before="20" w:after="20" w:line="240" w:lineRule="auto"/>
              <w:ind w:left="0"/>
              <w:jc w:val="center"/>
              <w:rPr>
                <w:ins w:id="71" w:author="Guo Zi Qiang Robin" w:date="2026-10-08T12:00:00Z"/>
              </w:rPr>
            </w:pPr>
          </w:p>
        </w:tc>
        <w:tc>
          <w:tcPr>
            <w:tcW w:w="800" w:type="dxa"/>
            <w:vAlign w:val="center"/>
          </w:tcPr>
          <w:p w14:paraId="14243AD6" w14:textId="77777777" w:rsidR="00047E94" w:rsidRPr="009837C3" w:rsidRDefault="00047E94">
            <w:pPr>
              <w:pStyle w:val="BodyText"/>
              <w:spacing w:before="20" w:after="20" w:line="240" w:lineRule="auto"/>
              <w:ind w:left="0"/>
              <w:jc w:val="center"/>
              <w:rPr>
                <w:ins w:id="72" w:author="Guo Zi Qiang Robin" w:date="2026-10-08T12:00:00Z"/>
              </w:rPr>
            </w:pPr>
          </w:p>
        </w:tc>
        <w:tc>
          <w:tcPr>
            <w:tcW w:w="800" w:type="dxa"/>
            <w:vAlign w:val="center"/>
          </w:tcPr>
          <w:p w14:paraId="4CF1F1BE" w14:textId="77777777" w:rsidR="00047E94" w:rsidRPr="009837C3" w:rsidRDefault="006D67DC">
            <w:pPr>
              <w:pStyle w:val="BodyText"/>
              <w:spacing w:before="20" w:after="20" w:line="240" w:lineRule="auto"/>
              <w:ind w:left="0"/>
              <w:jc w:val="center"/>
              <w:rPr>
                <w:ins w:id="73" w:author="Guo Zi Qiang Robin" w:date="2026-10-08T12:00:00Z"/>
              </w:rPr>
            </w:pPr>
            <w:ins w:id="74" w:author="Guo Zi Qiang Robin" w:date="2026-10-08T12:00:00Z">
              <w:r w:rsidRPr="009837C3">
                <w:rPr>
                  <w:b/>
                  <w:sz w:val="18"/>
                  <w:szCs w:val="18"/>
                </w:rPr>
                <w:t>M</w:t>
              </w:r>
            </w:ins>
          </w:p>
        </w:tc>
        <w:tc>
          <w:tcPr>
            <w:tcW w:w="800" w:type="dxa"/>
            <w:vAlign w:val="center"/>
          </w:tcPr>
          <w:p w14:paraId="78D3E33B" w14:textId="77777777" w:rsidR="00047E94" w:rsidRPr="009837C3" w:rsidRDefault="00047E94">
            <w:pPr>
              <w:pStyle w:val="BodyText"/>
              <w:spacing w:before="20" w:after="20" w:line="240" w:lineRule="auto"/>
              <w:ind w:left="0"/>
              <w:jc w:val="center"/>
              <w:rPr>
                <w:ins w:id="75" w:author="Guo Zi Qiang Robin" w:date="2026-10-08T12:00:00Z"/>
              </w:rPr>
            </w:pPr>
          </w:p>
        </w:tc>
        <w:tc>
          <w:tcPr>
            <w:tcW w:w="800" w:type="dxa"/>
            <w:vAlign w:val="center"/>
          </w:tcPr>
          <w:p w14:paraId="73C14D22" w14:textId="77777777" w:rsidR="00047E94" w:rsidRPr="009837C3" w:rsidRDefault="00047E94">
            <w:pPr>
              <w:pStyle w:val="BodyText"/>
              <w:spacing w:before="20" w:after="20" w:line="240" w:lineRule="auto"/>
              <w:ind w:left="0"/>
              <w:jc w:val="center"/>
              <w:rPr>
                <w:ins w:id="76" w:author="Guo Zi Qiang Robin" w:date="2026-10-08T12:00:00Z"/>
              </w:rPr>
            </w:pPr>
          </w:p>
        </w:tc>
        <w:tc>
          <w:tcPr>
            <w:tcW w:w="800" w:type="dxa"/>
            <w:vAlign w:val="center"/>
          </w:tcPr>
          <w:p w14:paraId="59B9178C" w14:textId="77777777" w:rsidR="00047E94" w:rsidRPr="009837C3" w:rsidRDefault="00047E94">
            <w:pPr>
              <w:pStyle w:val="BodyText"/>
              <w:spacing w:before="20" w:after="20" w:line="240" w:lineRule="auto"/>
              <w:ind w:left="0"/>
              <w:jc w:val="center"/>
              <w:rPr>
                <w:ins w:id="77" w:author="Guo Zi Qiang Robin" w:date="2026-10-08T12:00:00Z"/>
              </w:rPr>
            </w:pPr>
          </w:p>
        </w:tc>
      </w:tr>
      <w:tr w:rsidR="00047E94" w14:paraId="2E058574" w14:textId="77777777">
        <w:trPr>
          <w:ins w:id="78" w:author="Guo Zi Qiang Robin" w:date="2026-10-08T12:00:00Z"/>
        </w:trPr>
        <w:tc>
          <w:tcPr>
            <w:tcW w:w="3426" w:type="dxa"/>
            <w:vAlign w:val="center"/>
          </w:tcPr>
          <w:p w14:paraId="3F0F227D" w14:textId="77777777" w:rsidR="00047E94" w:rsidRPr="009837C3" w:rsidRDefault="006D67DC">
            <w:pPr>
              <w:pStyle w:val="BodyText"/>
              <w:spacing w:before="20" w:after="20" w:line="240" w:lineRule="auto"/>
              <w:ind w:left="0"/>
              <w:jc w:val="left"/>
              <w:rPr>
                <w:ins w:id="79" w:author="Guo Zi Qiang Robin" w:date="2026-10-08T12:00:00Z"/>
              </w:rPr>
            </w:pPr>
            <w:ins w:id="80" w:author="Guo Zi Qiang Robin" w:date="2026-10-08T12:00:00Z">
              <w:r w:rsidRPr="009837C3">
                <w:rPr>
                  <w:sz w:val="18"/>
                  <w:szCs w:val="18"/>
                </w:rPr>
                <w:t>Final Report (Form E2) (21 Mar)</w:t>
              </w:r>
            </w:ins>
          </w:p>
        </w:tc>
        <w:tc>
          <w:tcPr>
            <w:tcW w:w="800" w:type="dxa"/>
            <w:vAlign w:val="center"/>
          </w:tcPr>
          <w:p w14:paraId="42AAFD7C" w14:textId="77777777" w:rsidR="00047E94" w:rsidRPr="009837C3" w:rsidRDefault="00047E94">
            <w:pPr>
              <w:pStyle w:val="BodyText"/>
              <w:spacing w:before="20" w:after="20" w:line="240" w:lineRule="auto"/>
              <w:ind w:left="0"/>
              <w:jc w:val="center"/>
              <w:rPr>
                <w:ins w:id="81" w:author="Guo Zi Qiang Robin" w:date="2026-10-08T12:00:00Z"/>
              </w:rPr>
            </w:pPr>
          </w:p>
        </w:tc>
        <w:tc>
          <w:tcPr>
            <w:tcW w:w="800" w:type="dxa"/>
            <w:vAlign w:val="center"/>
          </w:tcPr>
          <w:p w14:paraId="34CB635A" w14:textId="77777777" w:rsidR="00047E94" w:rsidRPr="009837C3" w:rsidRDefault="00047E94">
            <w:pPr>
              <w:pStyle w:val="BodyText"/>
              <w:spacing w:before="20" w:after="20" w:line="240" w:lineRule="auto"/>
              <w:ind w:left="0"/>
              <w:jc w:val="center"/>
              <w:rPr>
                <w:ins w:id="82" w:author="Guo Zi Qiang Robin" w:date="2026-10-08T12:00:00Z"/>
              </w:rPr>
            </w:pPr>
          </w:p>
        </w:tc>
        <w:tc>
          <w:tcPr>
            <w:tcW w:w="800" w:type="dxa"/>
            <w:vAlign w:val="center"/>
          </w:tcPr>
          <w:p w14:paraId="79AF3D59" w14:textId="77777777" w:rsidR="00047E94" w:rsidRPr="009837C3" w:rsidRDefault="00047E94">
            <w:pPr>
              <w:pStyle w:val="BodyText"/>
              <w:spacing w:before="20" w:after="20" w:line="240" w:lineRule="auto"/>
              <w:ind w:left="0"/>
              <w:jc w:val="center"/>
              <w:rPr>
                <w:ins w:id="83" w:author="Guo Zi Qiang Robin" w:date="2026-10-08T12:00:00Z"/>
              </w:rPr>
            </w:pPr>
          </w:p>
        </w:tc>
        <w:tc>
          <w:tcPr>
            <w:tcW w:w="800" w:type="dxa"/>
            <w:vAlign w:val="center"/>
          </w:tcPr>
          <w:p w14:paraId="52D16E60" w14:textId="77777777" w:rsidR="00047E94" w:rsidRPr="009837C3" w:rsidRDefault="00047E94">
            <w:pPr>
              <w:pStyle w:val="BodyText"/>
              <w:spacing w:before="20" w:after="20" w:line="240" w:lineRule="auto"/>
              <w:ind w:left="0"/>
              <w:jc w:val="center"/>
              <w:rPr>
                <w:ins w:id="84" w:author="Guo Zi Qiang Robin" w:date="2026-10-08T12:00:00Z"/>
              </w:rPr>
            </w:pPr>
          </w:p>
        </w:tc>
        <w:tc>
          <w:tcPr>
            <w:tcW w:w="800" w:type="dxa"/>
            <w:vAlign w:val="center"/>
          </w:tcPr>
          <w:p w14:paraId="47843A35" w14:textId="77777777" w:rsidR="00047E94" w:rsidRPr="009837C3" w:rsidRDefault="00047E94">
            <w:pPr>
              <w:pStyle w:val="BodyText"/>
              <w:spacing w:before="20" w:after="20" w:line="240" w:lineRule="auto"/>
              <w:ind w:left="0"/>
              <w:jc w:val="center"/>
              <w:rPr>
                <w:ins w:id="85" w:author="Guo Zi Qiang Robin" w:date="2026-10-08T12:00:00Z"/>
              </w:rPr>
            </w:pPr>
          </w:p>
        </w:tc>
        <w:tc>
          <w:tcPr>
            <w:tcW w:w="800" w:type="dxa"/>
            <w:vAlign w:val="center"/>
          </w:tcPr>
          <w:p w14:paraId="36B9DB38" w14:textId="77777777" w:rsidR="00047E94" w:rsidRPr="009837C3" w:rsidRDefault="006D67DC">
            <w:pPr>
              <w:pStyle w:val="BodyText"/>
              <w:spacing w:before="20" w:after="20" w:line="240" w:lineRule="auto"/>
              <w:ind w:left="0"/>
              <w:jc w:val="center"/>
              <w:rPr>
                <w:ins w:id="86" w:author="Guo Zi Qiang Robin" w:date="2026-10-08T12:00:00Z"/>
              </w:rPr>
            </w:pPr>
            <w:ins w:id="87" w:author="Guo Zi Qiang Robin" w:date="2026-10-08T12:00:00Z">
              <w:r w:rsidRPr="009837C3">
                <w:rPr>
                  <w:b/>
                  <w:sz w:val="18"/>
                  <w:szCs w:val="18"/>
                </w:rPr>
                <w:t>M</w:t>
              </w:r>
            </w:ins>
          </w:p>
        </w:tc>
        <w:tc>
          <w:tcPr>
            <w:tcW w:w="800" w:type="dxa"/>
            <w:vAlign w:val="center"/>
          </w:tcPr>
          <w:p w14:paraId="131BD6A0" w14:textId="77777777" w:rsidR="00047E94" w:rsidRPr="009837C3" w:rsidRDefault="00047E94">
            <w:pPr>
              <w:pStyle w:val="BodyText"/>
              <w:spacing w:before="20" w:after="20" w:line="240" w:lineRule="auto"/>
              <w:ind w:left="0"/>
              <w:jc w:val="center"/>
              <w:rPr>
                <w:ins w:id="88" w:author="Guo Zi Qiang Robin" w:date="2026-10-08T12:00:00Z"/>
              </w:rPr>
            </w:pPr>
          </w:p>
        </w:tc>
      </w:tr>
      <w:tr w:rsidR="00047E94" w14:paraId="350B2724" w14:textId="77777777">
        <w:trPr>
          <w:ins w:id="89" w:author="Guo Zi Qiang Robin" w:date="2026-10-08T12:00:00Z"/>
        </w:trPr>
        <w:tc>
          <w:tcPr>
            <w:tcW w:w="3426" w:type="dxa"/>
            <w:vAlign w:val="center"/>
          </w:tcPr>
          <w:p w14:paraId="24DD7800" w14:textId="77777777" w:rsidR="00047E94" w:rsidRPr="009837C3" w:rsidRDefault="006D67DC">
            <w:pPr>
              <w:pStyle w:val="BodyText"/>
              <w:spacing w:before="20" w:after="20" w:line="240" w:lineRule="auto"/>
              <w:ind w:left="0"/>
              <w:jc w:val="left"/>
              <w:rPr>
                <w:ins w:id="90" w:author="Guo Zi Qiang Robin" w:date="2026-10-08T12:00:00Z"/>
              </w:rPr>
            </w:pPr>
            <w:ins w:id="91" w:author="Guo Zi Qiang Robin" w:date="2026-10-08T12:00:00Z">
              <w:r w:rsidRPr="009837C3">
                <w:rPr>
                  <w:sz w:val="18"/>
                  <w:szCs w:val="18"/>
                </w:rPr>
                <w:t>Capstone period ends (31 Mar)</w:t>
              </w:r>
            </w:ins>
          </w:p>
        </w:tc>
        <w:tc>
          <w:tcPr>
            <w:tcW w:w="800" w:type="dxa"/>
            <w:vAlign w:val="center"/>
          </w:tcPr>
          <w:p w14:paraId="5F516F11" w14:textId="77777777" w:rsidR="00047E94" w:rsidRPr="009837C3" w:rsidRDefault="00047E94">
            <w:pPr>
              <w:pStyle w:val="BodyText"/>
              <w:spacing w:before="20" w:after="20" w:line="240" w:lineRule="auto"/>
              <w:ind w:left="0"/>
              <w:jc w:val="center"/>
              <w:rPr>
                <w:ins w:id="92" w:author="Guo Zi Qiang Robin" w:date="2026-10-08T12:00:00Z"/>
              </w:rPr>
            </w:pPr>
          </w:p>
        </w:tc>
        <w:tc>
          <w:tcPr>
            <w:tcW w:w="800" w:type="dxa"/>
            <w:vAlign w:val="center"/>
          </w:tcPr>
          <w:p w14:paraId="521EBB90" w14:textId="77777777" w:rsidR="00047E94" w:rsidRPr="009837C3" w:rsidRDefault="00047E94">
            <w:pPr>
              <w:pStyle w:val="BodyText"/>
              <w:spacing w:before="20" w:after="20" w:line="240" w:lineRule="auto"/>
              <w:ind w:left="0"/>
              <w:jc w:val="center"/>
              <w:rPr>
                <w:ins w:id="93" w:author="Guo Zi Qiang Robin" w:date="2026-10-08T12:00:00Z"/>
              </w:rPr>
            </w:pPr>
          </w:p>
        </w:tc>
        <w:tc>
          <w:tcPr>
            <w:tcW w:w="800" w:type="dxa"/>
            <w:vAlign w:val="center"/>
          </w:tcPr>
          <w:p w14:paraId="000E5BBB" w14:textId="77777777" w:rsidR="00047E94" w:rsidRPr="009837C3" w:rsidRDefault="00047E94">
            <w:pPr>
              <w:pStyle w:val="BodyText"/>
              <w:spacing w:before="20" w:after="20" w:line="240" w:lineRule="auto"/>
              <w:ind w:left="0"/>
              <w:jc w:val="center"/>
              <w:rPr>
                <w:ins w:id="94" w:author="Guo Zi Qiang Robin" w:date="2026-10-08T12:00:00Z"/>
              </w:rPr>
            </w:pPr>
          </w:p>
        </w:tc>
        <w:tc>
          <w:tcPr>
            <w:tcW w:w="800" w:type="dxa"/>
            <w:vAlign w:val="center"/>
          </w:tcPr>
          <w:p w14:paraId="41E1D54C" w14:textId="77777777" w:rsidR="00047E94" w:rsidRPr="009837C3" w:rsidRDefault="00047E94">
            <w:pPr>
              <w:pStyle w:val="BodyText"/>
              <w:spacing w:before="20" w:after="20" w:line="240" w:lineRule="auto"/>
              <w:ind w:left="0"/>
              <w:jc w:val="center"/>
              <w:rPr>
                <w:ins w:id="95" w:author="Guo Zi Qiang Robin" w:date="2026-10-08T12:00:00Z"/>
              </w:rPr>
            </w:pPr>
          </w:p>
        </w:tc>
        <w:tc>
          <w:tcPr>
            <w:tcW w:w="800" w:type="dxa"/>
            <w:vAlign w:val="center"/>
          </w:tcPr>
          <w:p w14:paraId="0FC09F94" w14:textId="77777777" w:rsidR="00047E94" w:rsidRPr="009837C3" w:rsidRDefault="00047E94">
            <w:pPr>
              <w:pStyle w:val="BodyText"/>
              <w:spacing w:before="20" w:after="20" w:line="240" w:lineRule="auto"/>
              <w:ind w:left="0"/>
              <w:jc w:val="center"/>
              <w:rPr>
                <w:ins w:id="96" w:author="Guo Zi Qiang Robin" w:date="2026-10-08T12:00:00Z"/>
              </w:rPr>
            </w:pPr>
          </w:p>
        </w:tc>
        <w:tc>
          <w:tcPr>
            <w:tcW w:w="800" w:type="dxa"/>
            <w:vAlign w:val="center"/>
          </w:tcPr>
          <w:p w14:paraId="6BB69F25" w14:textId="77777777" w:rsidR="00047E94" w:rsidRPr="009837C3" w:rsidRDefault="006D67DC">
            <w:pPr>
              <w:pStyle w:val="BodyText"/>
              <w:spacing w:before="20" w:after="20" w:line="240" w:lineRule="auto"/>
              <w:ind w:left="0"/>
              <w:jc w:val="center"/>
              <w:rPr>
                <w:ins w:id="97" w:author="Guo Zi Qiang Robin" w:date="2026-10-08T12:00:00Z"/>
              </w:rPr>
            </w:pPr>
            <w:ins w:id="98" w:author="Guo Zi Qiang Robin" w:date="2026-10-08T12:00:00Z">
              <w:r w:rsidRPr="009837C3">
                <w:rPr>
                  <w:b/>
                  <w:sz w:val="18"/>
                  <w:szCs w:val="18"/>
                </w:rPr>
                <w:t>M</w:t>
              </w:r>
            </w:ins>
          </w:p>
        </w:tc>
        <w:tc>
          <w:tcPr>
            <w:tcW w:w="800" w:type="dxa"/>
            <w:vAlign w:val="center"/>
          </w:tcPr>
          <w:p w14:paraId="580438FD" w14:textId="77777777" w:rsidR="00047E94" w:rsidRPr="009837C3" w:rsidRDefault="00047E94">
            <w:pPr>
              <w:pStyle w:val="BodyText"/>
              <w:spacing w:before="20" w:after="20" w:line="240" w:lineRule="auto"/>
              <w:ind w:left="0"/>
              <w:jc w:val="center"/>
              <w:rPr>
                <w:ins w:id="99" w:author="Guo Zi Qiang Robin" w:date="2026-10-08T12:00:00Z"/>
              </w:rPr>
            </w:pPr>
          </w:p>
        </w:tc>
      </w:tr>
      <w:tr w:rsidR="00047E94" w14:paraId="38C649B0" w14:textId="77777777">
        <w:trPr>
          <w:ins w:id="100" w:author="Guo Zi Qiang Robin" w:date="2026-10-08T12:00:00Z"/>
        </w:trPr>
        <w:tc>
          <w:tcPr>
            <w:tcW w:w="3426" w:type="dxa"/>
            <w:vAlign w:val="center"/>
          </w:tcPr>
          <w:p w14:paraId="07E952C5" w14:textId="77777777" w:rsidR="00047E94" w:rsidRPr="009837C3" w:rsidRDefault="006D67DC">
            <w:pPr>
              <w:pStyle w:val="BodyText"/>
              <w:spacing w:before="20" w:after="20" w:line="240" w:lineRule="auto"/>
              <w:ind w:left="0"/>
              <w:jc w:val="left"/>
              <w:rPr>
                <w:ins w:id="101" w:author="Guo Zi Qiang Robin" w:date="2026-10-08T12:00:00Z"/>
              </w:rPr>
            </w:pPr>
            <w:ins w:id="102" w:author="Guo Zi Qiang Robin" w:date="2026-10-08T12:00:00Z">
              <w:r w:rsidRPr="009837C3">
                <w:rPr>
                  <w:sz w:val="18"/>
                  <w:szCs w:val="18"/>
                </w:rPr>
                <w:t>Final Presentation (11 Apr)</w:t>
              </w:r>
            </w:ins>
          </w:p>
        </w:tc>
        <w:tc>
          <w:tcPr>
            <w:tcW w:w="800" w:type="dxa"/>
            <w:vAlign w:val="center"/>
          </w:tcPr>
          <w:p w14:paraId="1D18F602" w14:textId="77777777" w:rsidR="00047E94" w:rsidRPr="009837C3" w:rsidRDefault="00047E94">
            <w:pPr>
              <w:pStyle w:val="BodyText"/>
              <w:spacing w:before="20" w:after="20" w:line="240" w:lineRule="auto"/>
              <w:ind w:left="0"/>
              <w:jc w:val="center"/>
              <w:rPr>
                <w:ins w:id="103" w:author="Guo Zi Qiang Robin" w:date="2026-10-08T12:00:00Z"/>
              </w:rPr>
            </w:pPr>
          </w:p>
        </w:tc>
        <w:tc>
          <w:tcPr>
            <w:tcW w:w="800" w:type="dxa"/>
            <w:vAlign w:val="center"/>
          </w:tcPr>
          <w:p w14:paraId="61A2652B" w14:textId="77777777" w:rsidR="00047E94" w:rsidRPr="009837C3" w:rsidRDefault="00047E94">
            <w:pPr>
              <w:pStyle w:val="BodyText"/>
              <w:spacing w:before="20" w:after="20" w:line="240" w:lineRule="auto"/>
              <w:ind w:left="0"/>
              <w:jc w:val="center"/>
              <w:rPr>
                <w:ins w:id="104" w:author="Guo Zi Qiang Robin" w:date="2026-10-08T12:00:00Z"/>
              </w:rPr>
            </w:pPr>
          </w:p>
        </w:tc>
        <w:tc>
          <w:tcPr>
            <w:tcW w:w="800" w:type="dxa"/>
            <w:vAlign w:val="center"/>
          </w:tcPr>
          <w:p w14:paraId="2E101689" w14:textId="77777777" w:rsidR="00047E94" w:rsidRPr="009837C3" w:rsidRDefault="00047E94">
            <w:pPr>
              <w:pStyle w:val="BodyText"/>
              <w:spacing w:before="20" w:after="20" w:line="240" w:lineRule="auto"/>
              <w:ind w:left="0"/>
              <w:jc w:val="center"/>
              <w:rPr>
                <w:ins w:id="105" w:author="Guo Zi Qiang Robin" w:date="2026-10-08T12:00:00Z"/>
              </w:rPr>
            </w:pPr>
          </w:p>
        </w:tc>
        <w:tc>
          <w:tcPr>
            <w:tcW w:w="800" w:type="dxa"/>
            <w:vAlign w:val="center"/>
          </w:tcPr>
          <w:p w14:paraId="3A3D5F89" w14:textId="77777777" w:rsidR="00047E94" w:rsidRPr="009837C3" w:rsidRDefault="00047E94">
            <w:pPr>
              <w:pStyle w:val="BodyText"/>
              <w:spacing w:before="20" w:after="20" w:line="240" w:lineRule="auto"/>
              <w:ind w:left="0"/>
              <w:jc w:val="center"/>
              <w:rPr>
                <w:ins w:id="106" w:author="Guo Zi Qiang Robin" w:date="2026-10-08T12:00:00Z"/>
              </w:rPr>
            </w:pPr>
          </w:p>
        </w:tc>
        <w:tc>
          <w:tcPr>
            <w:tcW w:w="800" w:type="dxa"/>
            <w:vAlign w:val="center"/>
          </w:tcPr>
          <w:p w14:paraId="5F86D579" w14:textId="77777777" w:rsidR="00047E94" w:rsidRPr="009837C3" w:rsidRDefault="00047E94">
            <w:pPr>
              <w:pStyle w:val="BodyText"/>
              <w:spacing w:before="20" w:after="20" w:line="240" w:lineRule="auto"/>
              <w:ind w:left="0"/>
              <w:jc w:val="center"/>
              <w:rPr>
                <w:ins w:id="107" w:author="Guo Zi Qiang Robin" w:date="2026-10-08T12:00:00Z"/>
              </w:rPr>
            </w:pPr>
          </w:p>
        </w:tc>
        <w:tc>
          <w:tcPr>
            <w:tcW w:w="800" w:type="dxa"/>
            <w:vAlign w:val="center"/>
          </w:tcPr>
          <w:p w14:paraId="52B86077" w14:textId="77777777" w:rsidR="00047E94" w:rsidRPr="009837C3" w:rsidRDefault="00047E94">
            <w:pPr>
              <w:pStyle w:val="BodyText"/>
              <w:spacing w:before="20" w:after="20" w:line="240" w:lineRule="auto"/>
              <w:ind w:left="0"/>
              <w:jc w:val="center"/>
              <w:rPr>
                <w:ins w:id="108" w:author="Guo Zi Qiang Robin" w:date="2026-10-08T12:00:00Z"/>
              </w:rPr>
            </w:pPr>
          </w:p>
        </w:tc>
        <w:tc>
          <w:tcPr>
            <w:tcW w:w="800" w:type="dxa"/>
            <w:vAlign w:val="center"/>
          </w:tcPr>
          <w:p w14:paraId="0659A973" w14:textId="77777777" w:rsidR="00047E94" w:rsidRPr="009837C3" w:rsidRDefault="006D67DC">
            <w:pPr>
              <w:pStyle w:val="BodyText"/>
              <w:spacing w:before="20" w:after="20" w:line="240" w:lineRule="auto"/>
              <w:ind w:left="0"/>
              <w:jc w:val="center"/>
              <w:rPr>
                <w:ins w:id="109" w:author="Guo Zi Qiang Robin" w:date="2026-10-08T12:00:00Z"/>
              </w:rPr>
            </w:pPr>
            <w:ins w:id="110" w:author="Guo Zi Qiang Robin" w:date="2026-10-08T12:00:00Z">
              <w:r w:rsidRPr="009837C3">
                <w:rPr>
                  <w:b/>
                  <w:sz w:val="18"/>
                  <w:szCs w:val="18"/>
                </w:rPr>
                <w:t>M</w:t>
              </w:r>
            </w:ins>
          </w:p>
        </w:tc>
      </w:tr>
      <w:tr w:rsidR="00047E94" w14:paraId="3A775E53" w14:textId="77777777">
        <w:trPr>
          <w:ins w:id="111" w:author="Guo Zi Qiang Robin" w:date="2026-10-08T12:00:00Z"/>
        </w:trPr>
        <w:tc>
          <w:tcPr>
            <w:tcW w:w="9026" w:type="dxa"/>
            <w:gridSpan w:val="8"/>
            <w:shd w:val="clear" w:color="auto" w:fill="F2F2F2"/>
            <w:vAlign w:val="center"/>
          </w:tcPr>
          <w:p w14:paraId="2A05C586" w14:textId="77777777" w:rsidR="00047E94" w:rsidRPr="009837C3" w:rsidRDefault="006D67DC">
            <w:pPr>
              <w:pStyle w:val="BodyText"/>
              <w:spacing w:before="20" w:after="20" w:line="240" w:lineRule="auto"/>
              <w:ind w:left="0"/>
              <w:jc w:val="left"/>
              <w:rPr>
                <w:ins w:id="112" w:author="Guo Zi Qiang Robin" w:date="2026-10-08T12:00:00Z"/>
              </w:rPr>
            </w:pPr>
            <w:ins w:id="113" w:author="Guo Zi Qiang Robin" w:date="2026-10-08T12:00:00Z">
              <w:r w:rsidRPr="009837C3">
                <w:rPr>
                  <w:b/>
                  <w:sz w:val="18"/>
                  <w:szCs w:val="18"/>
                </w:rPr>
                <w:t>Workstream 1: Guardrail Evaluation Test Bench</w:t>
              </w:r>
            </w:ins>
          </w:p>
        </w:tc>
      </w:tr>
      <w:tr w:rsidR="00047E94" w14:paraId="5C4ABA02" w14:textId="77777777">
        <w:trPr>
          <w:ins w:id="114" w:author="Guo Zi Qiang Robin" w:date="2026-10-08T12:00:00Z"/>
        </w:trPr>
        <w:tc>
          <w:tcPr>
            <w:tcW w:w="3426" w:type="dxa"/>
            <w:vAlign w:val="center"/>
          </w:tcPr>
          <w:p w14:paraId="106A7C48" w14:textId="77777777" w:rsidR="00047E94" w:rsidRPr="009837C3" w:rsidRDefault="006D67DC">
            <w:pPr>
              <w:pStyle w:val="BodyText"/>
              <w:spacing w:before="20" w:after="20" w:line="240" w:lineRule="auto"/>
              <w:ind w:left="0"/>
              <w:jc w:val="left"/>
              <w:rPr>
                <w:ins w:id="115" w:author="Guo Zi Qiang Robin" w:date="2026-10-08T12:00:00Z"/>
              </w:rPr>
            </w:pPr>
            <w:ins w:id="116" w:author="Guo Zi Qiang Robin" w:date="2026-10-08T12:00:00Z">
              <w:r w:rsidRPr="009837C3">
                <w:rPr>
                  <w:sz w:val="18"/>
                  <w:szCs w:val="18"/>
                </w:rPr>
                <w:t>Complete research; build evaluation harness</w:t>
              </w:r>
            </w:ins>
          </w:p>
        </w:tc>
        <w:tc>
          <w:tcPr>
            <w:tcW w:w="800" w:type="dxa"/>
            <w:shd w:val="clear" w:color="auto" w:fill="BFBFBF"/>
            <w:vAlign w:val="center"/>
          </w:tcPr>
          <w:p w14:paraId="602E9FBC" w14:textId="77777777" w:rsidR="00047E94" w:rsidRPr="009837C3" w:rsidRDefault="006D67DC">
            <w:pPr>
              <w:pStyle w:val="BodyText"/>
              <w:spacing w:before="20" w:after="20" w:line="240" w:lineRule="auto"/>
              <w:ind w:left="0"/>
              <w:jc w:val="center"/>
              <w:rPr>
                <w:ins w:id="117" w:author="Guo Zi Qiang Robin" w:date="2026-10-08T12:00:00Z"/>
              </w:rPr>
            </w:pPr>
            <w:ins w:id="118" w:author="Guo Zi Qiang Robin" w:date="2026-10-08T12:00:00Z">
              <w:r w:rsidRPr="009837C3">
                <w:rPr>
                  <w:sz w:val="18"/>
                  <w:szCs w:val="18"/>
                </w:rPr>
                <w:t>X</w:t>
              </w:r>
            </w:ins>
          </w:p>
        </w:tc>
        <w:tc>
          <w:tcPr>
            <w:tcW w:w="800" w:type="dxa"/>
            <w:shd w:val="clear" w:color="auto" w:fill="BFBFBF"/>
            <w:vAlign w:val="center"/>
          </w:tcPr>
          <w:p w14:paraId="77B2D75F" w14:textId="77777777" w:rsidR="00047E94" w:rsidRPr="009837C3" w:rsidRDefault="006D67DC">
            <w:pPr>
              <w:pStyle w:val="BodyText"/>
              <w:spacing w:before="20" w:after="20" w:line="240" w:lineRule="auto"/>
              <w:ind w:left="0"/>
              <w:jc w:val="center"/>
              <w:rPr>
                <w:ins w:id="119" w:author="Guo Zi Qiang Robin" w:date="2026-10-08T12:00:00Z"/>
              </w:rPr>
            </w:pPr>
            <w:ins w:id="120" w:author="Guo Zi Qiang Robin" w:date="2026-10-08T12:00:00Z">
              <w:r w:rsidRPr="009837C3">
                <w:rPr>
                  <w:sz w:val="18"/>
                  <w:szCs w:val="18"/>
                </w:rPr>
                <w:t>X</w:t>
              </w:r>
            </w:ins>
          </w:p>
        </w:tc>
        <w:tc>
          <w:tcPr>
            <w:tcW w:w="800" w:type="dxa"/>
            <w:vAlign w:val="center"/>
          </w:tcPr>
          <w:p w14:paraId="22FD3CD1" w14:textId="77777777" w:rsidR="00047E94" w:rsidRPr="009837C3" w:rsidRDefault="00047E94">
            <w:pPr>
              <w:pStyle w:val="BodyText"/>
              <w:spacing w:before="20" w:after="20" w:line="240" w:lineRule="auto"/>
              <w:ind w:left="0"/>
              <w:jc w:val="center"/>
              <w:rPr>
                <w:ins w:id="121" w:author="Guo Zi Qiang Robin" w:date="2026-10-08T12:00:00Z"/>
              </w:rPr>
            </w:pPr>
          </w:p>
        </w:tc>
        <w:tc>
          <w:tcPr>
            <w:tcW w:w="800" w:type="dxa"/>
            <w:vAlign w:val="center"/>
          </w:tcPr>
          <w:p w14:paraId="6812E794" w14:textId="77777777" w:rsidR="00047E94" w:rsidRPr="009837C3" w:rsidRDefault="00047E94">
            <w:pPr>
              <w:pStyle w:val="BodyText"/>
              <w:spacing w:before="20" w:after="20" w:line="240" w:lineRule="auto"/>
              <w:ind w:left="0"/>
              <w:jc w:val="center"/>
              <w:rPr>
                <w:ins w:id="122" w:author="Guo Zi Qiang Robin" w:date="2026-10-08T12:00:00Z"/>
              </w:rPr>
            </w:pPr>
          </w:p>
        </w:tc>
        <w:tc>
          <w:tcPr>
            <w:tcW w:w="800" w:type="dxa"/>
            <w:vAlign w:val="center"/>
          </w:tcPr>
          <w:p w14:paraId="384B07CF" w14:textId="77777777" w:rsidR="00047E94" w:rsidRPr="009837C3" w:rsidRDefault="00047E94">
            <w:pPr>
              <w:pStyle w:val="BodyText"/>
              <w:spacing w:before="20" w:after="20" w:line="240" w:lineRule="auto"/>
              <w:ind w:left="0"/>
              <w:jc w:val="center"/>
              <w:rPr>
                <w:ins w:id="123" w:author="Guo Zi Qiang Robin" w:date="2026-10-08T12:00:00Z"/>
              </w:rPr>
            </w:pPr>
          </w:p>
        </w:tc>
        <w:tc>
          <w:tcPr>
            <w:tcW w:w="800" w:type="dxa"/>
            <w:vAlign w:val="center"/>
          </w:tcPr>
          <w:p w14:paraId="31777162" w14:textId="77777777" w:rsidR="00047E94" w:rsidRPr="009837C3" w:rsidRDefault="00047E94">
            <w:pPr>
              <w:pStyle w:val="BodyText"/>
              <w:spacing w:before="20" w:after="20" w:line="240" w:lineRule="auto"/>
              <w:ind w:left="0"/>
              <w:jc w:val="center"/>
              <w:rPr>
                <w:ins w:id="124" w:author="Guo Zi Qiang Robin" w:date="2026-10-08T12:00:00Z"/>
              </w:rPr>
            </w:pPr>
          </w:p>
        </w:tc>
        <w:tc>
          <w:tcPr>
            <w:tcW w:w="800" w:type="dxa"/>
            <w:vAlign w:val="center"/>
          </w:tcPr>
          <w:p w14:paraId="4E4586A1" w14:textId="77777777" w:rsidR="00047E94" w:rsidRPr="009837C3" w:rsidRDefault="00047E94">
            <w:pPr>
              <w:pStyle w:val="BodyText"/>
              <w:spacing w:before="20" w:after="20" w:line="240" w:lineRule="auto"/>
              <w:ind w:left="0"/>
              <w:jc w:val="center"/>
              <w:rPr>
                <w:ins w:id="125" w:author="Guo Zi Qiang Robin" w:date="2026-10-08T12:00:00Z"/>
              </w:rPr>
            </w:pPr>
          </w:p>
        </w:tc>
      </w:tr>
      <w:tr w:rsidR="00047E94" w14:paraId="4FC0E5E3" w14:textId="77777777">
        <w:trPr>
          <w:ins w:id="126" w:author="Guo Zi Qiang Robin" w:date="2026-10-08T12:00:00Z"/>
        </w:trPr>
        <w:tc>
          <w:tcPr>
            <w:tcW w:w="3426" w:type="dxa"/>
            <w:vAlign w:val="center"/>
          </w:tcPr>
          <w:p w14:paraId="39CED1AB" w14:textId="77777777" w:rsidR="00047E94" w:rsidRPr="009837C3" w:rsidRDefault="006D67DC">
            <w:pPr>
              <w:pStyle w:val="BodyText"/>
              <w:spacing w:before="20" w:after="20" w:line="240" w:lineRule="auto"/>
              <w:ind w:left="0"/>
              <w:jc w:val="left"/>
              <w:rPr>
                <w:ins w:id="127" w:author="Guo Zi Qiang Robin" w:date="2026-10-08T12:00:00Z"/>
              </w:rPr>
            </w:pPr>
            <w:ins w:id="128" w:author="Guo Zi Qiang Robin" w:date="2026-10-08T12:00:00Z">
              <w:r w:rsidRPr="009837C3">
                <w:rPr>
                  <w:sz w:val="18"/>
                  <w:szCs w:val="18"/>
                </w:rPr>
                <w:t>Run Tier 1 evaluation (results 1 Dec)</w:t>
              </w:r>
            </w:ins>
          </w:p>
        </w:tc>
        <w:tc>
          <w:tcPr>
            <w:tcW w:w="800" w:type="dxa"/>
            <w:vAlign w:val="center"/>
          </w:tcPr>
          <w:p w14:paraId="4E4E5906" w14:textId="77777777" w:rsidR="00047E94" w:rsidRPr="009837C3" w:rsidRDefault="00047E94">
            <w:pPr>
              <w:pStyle w:val="BodyText"/>
              <w:spacing w:before="20" w:after="20" w:line="240" w:lineRule="auto"/>
              <w:ind w:left="0"/>
              <w:jc w:val="center"/>
              <w:rPr>
                <w:ins w:id="129" w:author="Guo Zi Qiang Robin" w:date="2026-10-08T12:00:00Z"/>
              </w:rPr>
            </w:pPr>
          </w:p>
        </w:tc>
        <w:tc>
          <w:tcPr>
            <w:tcW w:w="800" w:type="dxa"/>
            <w:shd w:val="clear" w:color="auto" w:fill="BFBFBF"/>
            <w:vAlign w:val="center"/>
          </w:tcPr>
          <w:p w14:paraId="2EBA1518" w14:textId="77777777" w:rsidR="00047E94" w:rsidRPr="009837C3" w:rsidRDefault="006D67DC">
            <w:pPr>
              <w:pStyle w:val="BodyText"/>
              <w:spacing w:before="20" w:after="20" w:line="240" w:lineRule="auto"/>
              <w:ind w:left="0"/>
              <w:jc w:val="center"/>
              <w:rPr>
                <w:ins w:id="130" w:author="Guo Zi Qiang Robin" w:date="2026-10-08T12:00:00Z"/>
              </w:rPr>
            </w:pPr>
            <w:ins w:id="131" w:author="Guo Zi Qiang Robin" w:date="2026-10-08T12:00:00Z">
              <w:r w:rsidRPr="009837C3">
                <w:rPr>
                  <w:sz w:val="18"/>
                  <w:szCs w:val="18"/>
                </w:rPr>
                <w:t>X</w:t>
              </w:r>
            </w:ins>
          </w:p>
        </w:tc>
        <w:tc>
          <w:tcPr>
            <w:tcW w:w="800" w:type="dxa"/>
            <w:vAlign w:val="center"/>
          </w:tcPr>
          <w:p w14:paraId="33C8125C" w14:textId="77777777" w:rsidR="00047E94" w:rsidRPr="009837C3" w:rsidRDefault="006D67DC">
            <w:pPr>
              <w:pStyle w:val="BodyText"/>
              <w:spacing w:before="20" w:after="20" w:line="240" w:lineRule="auto"/>
              <w:ind w:left="0"/>
              <w:jc w:val="center"/>
              <w:rPr>
                <w:ins w:id="132" w:author="Guo Zi Qiang Robin" w:date="2026-10-08T12:00:00Z"/>
              </w:rPr>
            </w:pPr>
            <w:ins w:id="133" w:author="Guo Zi Qiang Robin" w:date="2026-10-08T12:00:00Z">
              <w:r w:rsidRPr="009837C3">
                <w:rPr>
                  <w:b/>
                  <w:sz w:val="18"/>
                  <w:szCs w:val="18"/>
                </w:rPr>
                <w:t>M</w:t>
              </w:r>
            </w:ins>
          </w:p>
        </w:tc>
        <w:tc>
          <w:tcPr>
            <w:tcW w:w="800" w:type="dxa"/>
            <w:vAlign w:val="center"/>
          </w:tcPr>
          <w:p w14:paraId="1D7528B1" w14:textId="77777777" w:rsidR="00047E94" w:rsidRPr="009837C3" w:rsidRDefault="00047E94">
            <w:pPr>
              <w:pStyle w:val="BodyText"/>
              <w:spacing w:before="20" w:after="20" w:line="240" w:lineRule="auto"/>
              <w:ind w:left="0"/>
              <w:jc w:val="center"/>
              <w:rPr>
                <w:ins w:id="134" w:author="Guo Zi Qiang Robin" w:date="2026-10-08T12:00:00Z"/>
              </w:rPr>
            </w:pPr>
          </w:p>
        </w:tc>
        <w:tc>
          <w:tcPr>
            <w:tcW w:w="800" w:type="dxa"/>
            <w:vAlign w:val="center"/>
          </w:tcPr>
          <w:p w14:paraId="32A6DCE7" w14:textId="77777777" w:rsidR="00047E94" w:rsidRPr="009837C3" w:rsidRDefault="00047E94">
            <w:pPr>
              <w:pStyle w:val="BodyText"/>
              <w:spacing w:before="20" w:after="20" w:line="240" w:lineRule="auto"/>
              <w:ind w:left="0"/>
              <w:jc w:val="center"/>
              <w:rPr>
                <w:ins w:id="135" w:author="Guo Zi Qiang Robin" w:date="2026-10-08T12:00:00Z"/>
              </w:rPr>
            </w:pPr>
          </w:p>
        </w:tc>
        <w:tc>
          <w:tcPr>
            <w:tcW w:w="800" w:type="dxa"/>
            <w:vAlign w:val="center"/>
          </w:tcPr>
          <w:p w14:paraId="46755226" w14:textId="77777777" w:rsidR="00047E94" w:rsidRPr="009837C3" w:rsidRDefault="00047E94">
            <w:pPr>
              <w:pStyle w:val="BodyText"/>
              <w:spacing w:before="20" w:after="20" w:line="240" w:lineRule="auto"/>
              <w:ind w:left="0"/>
              <w:jc w:val="center"/>
              <w:rPr>
                <w:ins w:id="136" w:author="Guo Zi Qiang Robin" w:date="2026-10-08T12:00:00Z"/>
              </w:rPr>
            </w:pPr>
          </w:p>
        </w:tc>
        <w:tc>
          <w:tcPr>
            <w:tcW w:w="800" w:type="dxa"/>
            <w:vAlign w:val="center"/>
          </w:tcPr>
          <w:p w14:paraId="1DDD598B" w14:textId="77777777" w:rsidR="00047E94" w:rsidRPr="009837C3" w:rsidRDefault="00047E94">
            <w:pPr>
              <w:pStyle w:val="BodyText"/>
              <w:spacing w:before="20" w:after="20" w:line="240" w:lineRule="auto"/>
              <w:ind w:left="0"/>
              <w:jc w:val="center"/>
              <w:rPr>
                <w:ins w:id="137" w:author="Guo Zi Qiang Robin" w:date="2026-10-08T12:00:00Z"/>
              </w:rPr>
            </w:pPr>
          </w:p>
        </w:tc>
      </w:tr>
      <w:tr w:rsidR="00047E94" w14:paraId="781D1ED4" w14:textId="77777777">
        <w:trPr>
          <w:ins w:id="138" w:author="Guo Zi Qiang Robin" w:date="2026-10-08T12:00:00Z"/>
        </w:trPr>
        <w:tc>
          <w:tcPr>
            <w:tcW w:w="3426" w:type="dxa"/>
            <w:vAlign w:val="center"/>
          </w:tcPr>
          <w:p w14:paraId="36401EBD" w14:textId="77777777" w:rsidR="00047E94" w:rsidRPr="009837C3" w:rsidRDefault="006D67DC">
            <w:pPr>
              <w:pStyle w:val="BodyText"/>
              <w:spacing w:before="20" w:after="20" w:line="240" w:lineRule="auto"/>
              <w:ind w:left="0"/>
              <w:jc w:val="left"/>
              <w:rPr>
                <w:ins w:id="139" w:author="Guo Zi Qiang Robin" w:date="2026-10-08T12:00:00Z"/>
              </w:rPr>
            </w:pPr>
            <w:ins w:id="140" w:author="Guo Zi Qiang Robin" w:date="2026-10-08T12:00:00Z">
              <w:r w:rsidRPr="009837C3">
                <w:rPr>
                  <w:sz w:val="18"/>
                  <w:szCs w:val="18"/>
                </w:rPr>
                <w:t>Test bench evaluation report; tidy code and dataset</w:t>
              </w:r>
            </w:ins>
          </w:p>
        </w:tc>
        <w:tc>
          <w:tcPr>
            <w:tcW w:w="800" w:type="dxa"/>
            <w:vAlign w:val="center"/>
          </w:tcPr>
          <w:p w14:paraId="54E81A5E" w14:textId="77777777" w:rsidR="00047E94" w:rsidRPr="009837C3" w:rsidRDefault="00047E94">
            <w:pPr>
              <w:pStyle w:val="BodyText"/>
              <w:spacing w:before="20" w:after="20" w:line="240" w:lineRule="auto"/>
              <w:ind w:left="0"/>
              <w:jc w:val="center"/>
              <w:rPr>
                <w:ins w:id="141" w:author="Guo Zi Qiang Robin" w:date="2026-10-08T12:00:00Z"/>
              </w:rPr>
            </w:pPr>
          </w:p>
        </w:tc>
        <w:tc>
          <w:tcPr>
            <w:tcW w:w="800" w:type="dxa"/>
            <w:vAlign w:val="center"/>
          </w:tcPr>
          <w:p w14:paraId="67485C97" w14:textId="77777777" w:rsidR="00047E94" w:rsidRPr="009837C3" w:rsidRDefault="00047E94">
            <w:pPr>
              <w:pStyle w:val="BodyText"/>
              <w:spacing w:before="20" w:after="20" w:line="240" w:lineRule="auto"/>
              <w:ind w:left="0"/>
              <w:jc w:val="center"/>
              <w:rPr>
                <w:ins w:id="142" w:author="Guo Zi Qiang Robin" w:date="2026-10-08T12:00:00Z"/>
              </w:rPr>
            </w:pPr>
          </w:p>
        </w:tc>
        <w:tc>
          <w:tcPr>
            <w:tcW w:w="800" w:type="dxa"/>
            <w:shd w:val="clear" w:color="auto" w:fill="BFBFBF"/>
            <w:vAlign w:val="center"/>
          </w:tcPr>
          <w:p w14:paraId="5E1501E4" w14:textId="77777777" w:rsidR="00047E94" w:rsidRPr="009837C3" w:rsidRDefault="006D67DC">
            <w:pPr>
              <w:pStyle w:val="BodyText"/>
              <w:spacing w:before="20" w:after="20" w:line="240" w:lineRule="auto"/>
              <w:ind w:left="0"/>
              <w:jc w:val="center"/>
              <w:rPr>
                <w:ins w:id="143" w:author="Guo Zi Qiang Robin" w:date="2026-10-08T12:00:00Z"/>
              </w:rPr>
            </w:pPr>
            <w:ins w:id="144" w:author="Guo Zi Qiang Robin" w:date="2026-10-08T12:00:00Z">
              <w:r w:rsidRPr="009837C3">
                <w:rPr>
                  <w:sz w:val="18"/>
                  <w:szCs w:val="18"/>
                </w:rPr>
                <w:t>X</w:t>
              </w:r>
            </w:ins>
          </w:p>
        </w:tc>
        <w:tc>
          <w:tcPr>
            <w:tcW w:w="800" w:type="dxa"/>
            <w:vAlign w:val="center"/>
          </w:tcPr>
          <w:p w14:paraId="66F67D63" w14:textId="77777777" w:rsidR="00047E94" w:rsidRPr="009837C3" w:rsidRDefault="00047E94">
            <w:pPr>
              <w:pStyle w:val="BodyText"/>
              <w:spacing w:before="20" w:after="20" w:line="240" w:lineRule="auto"/>
              <w:ind w:left="0"/>
              <w:jc w:val="center"/>
              <w:rPr>
                <w:ins w:id="145" w:author="Guo Zi Qiang Robin" w:date="2026-10-08T12:00:00Z"/>
              </w:rPr>
            </w:pPr>
          </w:p>
        </w:tc>
        <w:tc>
          <w:tcPr>
            <w:tcW w:w="800" w:type="dxa"/>
            <w:vAlign w:val="center"/>
          </w:tcPr>
          <w:p w14:paraId="19353EF2" w14:textId="77777777" w:rsidR="00047E94" w:rsidRPr="009837C3" w:rsidRDefault="00047E94">
            <w:pPr>
              <w:pStyle w:val="BodyText"/>
              <w:spacing w:before="20" w:after="20" w:line="240" w:lineRule="auto"/>
              <w:ind w:left="0"/>
              <w:jc w:val="center"/>
              <w:rPr>
                <w:ins w:id="146" w:author="Guo Zi Qiang Robin" w:date="2026-10-08T12:00:00Z"/>
              </w:rPr>
            </w:pPr>
          </w:p>
        </w:tc>
        <w:tc>
          <w:tcPr>
            <w:tcW w:w="800" w:type="dxa"/>
            <w:vAlign w:val="center"/>
          </w:tcPr>
          <w:p w14:paraId="2ABC86AF" w14:textId="77777777" w:rsidR="00047E94" w:rsidRPr="009837C3" w:rsidRDefault="00047E94">
            <w:pPr>
              <w:pStyle w:val="BodyText"/>
              <w:spacing w:before="20" w:after="20" w:line="240" w:lineRule="auto"/>
              <w:ind w:left="0"/>
              <w:jc w:val="center"/>
              <w:rPr>
                <w:ins w:id="147" w:author="Guo Zi Qiang Robin" w:date="2026-10-08T12:00:00Z"/>
              </w:rPr>
            </w:pPr>
          </w:p>
        </w:tc>
        <w:tc>
          <w:tcPr>
            <w:tcW w:w="800" w:type="dxa"/>
            <w:vAlign w:val="center"/>
          </w:tcPr>
          <w:p w14:paraId="1D87A6F7" w14:textId="77777777" w:rsidR="00047E94" w:rsidRPr="009837C3" w:rsidRDefault="00047E94">
            <w:pPr>
              <w:pStyle w:val="BodyText"/>
              <w:spacing w:before="20" w:after="20" w:line="240" w:lineRule="auto"/>
              <w:ind w:left="0"/>
              <w:jc w:val="center"/>
              <w:rPr>
                <w:ins w:id="148" w:author="Guo Zi Qiang Robin" w:date="2026-10-08T12:00:00Z"/>
              </w:rPr>
            </w:pPr>
          </w:p>
        </w:tc>
      </w:tr>
      <w:tr w:rsidR="00047E94" w14:paraId="4F123B18" w14:textId="77777777">
        <w:trPr>
          <w:ins w:id="149" w:author="Guo Zi Qiang Robin" w:date="2026-10-08T12:00:00Z"/>
        </w:trPr>
        <w:tc>
          <w:tcPr>
            <w:tcW w:w="9026" w:type="dxa"/>
            <w:gridSpan w:val="8"/>
            <w:shd w:val="clear" w:color="auto" w:fill="F2F2F2"/>
            <w:vAlign w:val="center"/>
          </w:tcPr>
          <w:p w14:paraId="1034A7B3" w14:textId="77777777" w:rsidR="00047E94" w:rsidRPr="009837C3" w:rsidRDefault="006D67DC">
            <w:pPr>
              <w:pStyle w:val="BodyText"/>
              <w:spacing w:before="20" w:after="20" w:line="240" w:lineRule="auto"/>
              <w:ind w:left="0"/>
              <w:jc w:val="left"/>
              <w:rPr>
                <w:ins w:id="150" w:author="Guo Zi Qiang Robin" w:date="2026-10-08T12:00:00Z"/>
              </w:rPr>
            </w:pPr>
            <w:ins w:id="151" w:author="Guo Zi Qiang Robin" w:date="2026-10-08T12:00:00Z">
              <w:r w:rsidRPr="009837C3">
                <w:rPr>
                  <w:b/>
                  <w:sz w:val="18"/>
                  <w:szCs w:val="18"/>
                </w:rPr>
                <w:t>Workstream 2: Beacon</w:t>
              </w:r>
            </w:ins>
          </w:p>
        </w:tc>
      </w:tr>
      <w:tr w:rsidR="00047E94" w14:paraId="7F965583" w14:textId="77777777">
        <w:trPr>
          <w:ins w:id="152" w:author="Guo Zi Qiang Robin" w:date="2026-10-08T12:00:00Z"/>
        </w:trPr>
        <w:tc>
          <w:tcPr>
            <w:tcW w:w="3426" w:type="dxa"/>
            <w:vAlign w:val="center"/>
          </w:tcPr>
          <w:p w14:paraId="0971E2FC" w14:textId="77777777" w:rsidR="00047E94" w:rsidRPr="009837C3" w:rsidRDefault="006D67DC">
            <w:pPr>
              <w:pStyle w:val="BodyText"/>
              <w:spacing w:before="20" w:after="20" w:line="240" w:lineRule="auto"/>
              <w:ind w:left="0"/>
              <w:jc w:val="left"/>
              <w:rPr>
                <w:ins w:id="153" w:author="Guo Zi Qiang Robin" w:date="2026-10-08T12:00:00Z"/>
              </w:rPr>
            </w:pPr>
            <w:ins w:id="154" w:author="Guo Zi Qiang Robin" w:date="2026-10-08T12:00:00Z">
              <w:r w:rsidRPr="009837C3">
                <w:rPr>
                  <w:sz w:val="18"/>
                  <w:szCs w:val="18"/>
                </w:rPr>
                <w:t>Design (low intensity)</w:t>
              </w:r>
            </w:ins>
          </w:p>
        </w:tc>
        <w:tc>
          <w:tcPr>
            <w:tcW w:w="800" w:type="dxa"/>
            <w:shd w:val="clear" w:color="auto" w:fill="BFBFBF"/>
            <w:vAlign w:val="center"/>
          </w:tcPr>
          <w:p w14:paraId="711D9A29" w14:textId="77777777" w:rsidR="00047E94" w:rsidRPr="009837C3" w:rsidRDefault="006D67DC">
            <w:pPr>
              <w:pStyle w:val="BodyText"/>
              <w:spacing w:before="20" w:after="20" w:line="240" w:lineRule="auto"/>
              <w:ind w:left="0"/>
              <w:jc w:val="center"/>
              <w:rPr>
                <w:ins w:id="155" w:author="Guo Zi Qiang Robin" w:date="2026-10-08T12:00:00Z"/>
              </w:rPr>
            </w:pPr>
            <w:ins w:id="156" w:author="Guo Zi Qiang Robin" w:date="2026-10-08T12:00:00Z">
              <w:r w:rsidRPr="009837C3">
                <w:rPr>
                  <w:sz w:val="18"/>
                  <w:szCs w:val="18"/>
                </w:rPr>
                <w:t>X</w:t>
              </w:r>
            </w:ins>
          </w:p>
        </w:tc>
        <w:tc>
          <w:tcPr>
            <w:tcW w:w="800" w:type="dxa"/>
            <w:shd w:val="clear" w:color="auto" w:fill="BFBFBF"/>
            <w:vAlign w:val="center"/>
          </w:tcPr>
          <w:p w14:paraId="17B01514" w14:textId="77777777" w:rsidR="00047E94" w:rsidRPr="009837C3" w:rsidRDefault="006D67DC">
            <w:pPr>
              <w:pStyle w:val="BodyText"/>
              <w:spacing w:before="20" w:after="20" w:line="240" w:lineRule="auto"/>
              <w:ind w:left="0"/>
              <w:jc w:val="center"/>
              <w:rPr>
                <w:ins w:id="157" w:author="Guo Zi Qiang Robin" w:date="2026-10-08T12:00:00Z"/>
              </w:rPr>
            </w:pPr>
            <w:ins w:id="158" w:author="Guo Zi Qiang Robin" w:date="2026-10-08T12:00:00Z">
              <w:r w:rsidRPr="009837C3">
                <w:rPr>
                  <w:sz w:val="18"/>
                  <w:szCs w:val="18"/>
                </w:rPr>
                <w:t>X</w:t>
              </w:r>
            </w:ins>
          </w:p>
        </w:tc>
        <w:tc>
          <w:tcPr>
            <w:tcW w:w="800" w:type="dxa"/>
            <w:vAlign w:val="center"/>
          </w:tcPr>
          <w:p w14:paraId="59254F3F" w14:textId="77777777" w:rsidR="00047E94" w:rsidRPr="009837C3" w:rsidRDefault="00047E94">
            <w:pPr>
              <w:pStyle w:val="BodyText"/>
              <w:spacing w:before="20" w:after="20" w:line="240" w:lineRule="auto"/>
              <w:ind w:left="0"/>
              <w:jc w:val="center"/>
              <w:rPr>
                <w:ins w:id="159" w:author="Guo Zi Qiang Robin" w:date="2026-10-08T12:00:00Z"/>
              </w:rPr>
            </w:pPr>
          </w:p>
        </w:tc>
        <w:tc>
          <w:tcPr>
            <w:tcW w:w="800" w:type="dxa"/>
            <w:vAlign w:val="center"/>
          </w:tcPr>
          <w:p w14:paraId="075DF975" w14:textId="77777777" w:rsidR="00047E94" w:rsidRPr="009837C3" w:rsidRDefault="00047E94">
            <w:pPr>
              <w:pStyle w:val="BodyText"/>
              <w:spacing w:before="20" w:after="20" w:line="240" w:lineRule="auto"/>
              <w:ind w:left="0"/>
              <w:jc w:val="center"/>
              <w:rPr>
                <w:ins w:id="160" w:author="Guo Zi Qiang Robin" w:date="2026-10-08T12:00:00Z"/>
              </w:rPr>
            </w:pPr>
          </w:p>
        </w:tc>
        <w:tc>
          <w:tcPr>
            <w:tcW w:w="800" w:type="dxa"/>
            <w:vAlign w:val="center"/>
          </w:tcPr>
          <w:p w14:paraId="3B37C19D" w14:textId="77777777" w:rsidR="00047E94" w:rsidRPr="009837C3" w:rsidRDefault="00047E94">
            <w:pPr>
              <w:pStyle w:val="BodyText"/>
              <w:spacing w:before="20" w:after="20" w:line="240" w:lineRule="auto"/>
              <w:ind w:left="0"/>
              <w:jc w:val="center"/>
              <w:rPr>
                <w:ins w:id="161" w:author="Guo Zi Qiang Robin" w:date="2026-10-08T12:00:00Z"/>
              </w:rPr>
            </w:pPr>
          </w:p>
        </w:tc>
        <w:tc>
          <w:tcPr>
            <w:tcW w:w="800" w:type="dxa"/>
            <w:vAlign w:val="center"/>
          </w:tcPr>
          <w:p w14:paraId="650B8225" w14:textId="77777777" w:rsidR="00047E94" w:rsidRPr="009837C3" w:rsidRDefault="00047E94">
            <w:pPr>
              <w:pStyle w:val="BodyText"/>
              <w:spacing w:before="20" w:after="20" w:line="240" w:lineRule="auto"/>
              <w:ind w:left="0"/>
              <w:jc w:val="center"/>
              <w:rPr>
                <w:ins w:id="162" w:author="Guo Zi Qiang Robin" w:date="2026-10-08T12:00:00Z"/>
              </w:rPr>
            </w:pPr>
          </w:p>
        </w:tc>
        <w:tc>
          <w:tcPr>
            <w:tcW w:w="800" w:type="dxa"/>
            <w:vAlign w:val="center"/>
          </w:tcPr>
          <w:p w14:paraId="058CA4AE" w14:textId="77777777" w:rsidR="00047E94" w:rsidRPr="009837C3" w:rsidRDefault="00047E94">
            <w:pPr>
              <w:pStyle w:val="BodyText"/>
              <w:spacing w:before="20" w:after="20" w:line="240" w:lineRule="auto"/>
              <w:ind w:left="0"/>
              <w:jc w:val="center"/>
              <w:rPr>
                <w:ins w:id="163" w:author="Guo Zi Qiang Robin" w:date="2026-10-08T12:00:00Z"/>
              </w:rPr>
            </w:pPr>
          </w:p>
        </w:tc>
      </w:tr>
      <w:tr w:rsidR="00047E94" w14:paraId="7AC2C3BC" w14:textId="77777777">
        <w:trPr>
          <w:ins w:id="164" w:author="Guo Zi Qiang Robin" w:date="2026-10-08T12:00:00Z"/>
        </w:trPr>
        <w:tc>
          <w:tcPr>
            <w:tcW w:w="3426" w:type="dxa"/>
            <w:vAlign w:val="center"/>
          </w:tcPr>
          <w:p w14:paraId="455B8C88" w14:textId="77777777" w:rsidR="00047E94" w:rsidRPr="009837C3" w:rsidRDefault="006D67DC">
            <w:pPr>
              <w:pStyle w:val="BodyText"/>
              <w:spacing w:before="20" w:after="20" w:line="240" w:lineRule="auto"/>
              <w:ind w:left="0"/>
              <w:jc w:val="left"/>
              <w:rPr>
                <w:ins w:id="165" w:author="Guo Zi Qiang Robin" w:date="2026-10-08T12:00:00Z"/>
              </w:rPr>
            </w:pPr>
            <w:ins w:id="166" w:author="Guo Zi Qiang Robin" w:date="2026-10-08T12:00:00Z">
              <w:r w:rsidRPr="009837C3">
                <w:rPr>
                  <w:sz w:val="18"/>
                  <w:szCs w:val="18"/>
                </w:rPr>
                <w:t>Build: collect, filter, merge, rate, publish, map</w:t>
              </w:r>
            </w:ins>
          </w:p>
        </w:tc>
        <w:tc>
          <w:tcPr>
            <w:tcW w:w="800" w:type="dxa"/>
            <w:vAlign w:val="center"/>
          </w:tcPr>
          <w:p w14:paraId="642B26AE" w14:textId="77777777" w:rsidR="00047E94" w:rsidRPr="009837C3" w:rsidRDefault="00047E94">
            <w:pPr>
              <w:pStyle w:val="BodyText"/>
              <w:spacing w:before="20" w:after="20" w:line="240" w:lineRule="auto"/>
              <w:ind w:left="0"/>
              <w:jc w:val="center"/>
              <w:rPr>
                <w:ins w:id="167" w:author="Guo Zi Qiang Robin" w:date="2026-10-08T12:00:00Z"/>
              </w:rPr>
            </w:pPr>
          </w:p>
        </w:tc>
        <w:tc>
          <w:tcPr>
            <w:tcW w:w="800" w:type="dxa"/>
            <w:vAlign w:val="center"/>
          </w:tcPr>
          <w:p w14:paraId="6677C2EA" w14:textId="77777777" w:rsidR="00047E94" w:rsidRPr="009837C3" w:rsidRDefault="00047E94">
            <w:pPr>
              <w:pStyle w:val="BodyText"/>
              <w:spacing w:before="20" w:after="20" w:line="240" w:lineRule="auto"/>
              <w:ind w:left="0"/>
              <w:jc w:val="center"/>
              <w:rPr>
                <w:ins w:id="168" w:author="Guo Zi Qiang Robin" w:date="2026-10-08T12:00:00Z"/>
              </w:rPr>
            </w:pPr>
          </w:p>
        </w:tc>
        <w:tc>
          <w:tcPr>
            <w:tcW w:w="800" w:type="dxa"/>
            <w:shd w:val="clear" w:color="auto" w:fill="BFBFBF"/>
            <w:vAlign w:val="center"/>
          </w:tcPr>
          <w:p w14:paraId="1B7D85D1" w14:textId="77777777" w:rsidR="00047E94" w:rsidRPr="009837C3" w:rsidRDefault="006D67DC">
            <w:pPr>
              <w:pStyle w:val="BodyText"/>
              <w:spacing w:before="20" w:after="20" w:line="240" w:lineRule="auto"/>
              <w:ind w:left="0"/>
              <w:jc w:val="center"/>
              <w:rPr>
                <w:ins w:id="169" w:author="Guo Zi Qiang Robin" w:date="2026-10-08T12:00:00Z"/>
              </w:rPr>
            </w:pPr>
            <w:ins w:id="170" w:author="Guo Zi Qiang Robin" w:date="2026-10-08T12:00:00Z">
              <w:r w:rsidRPr="009837C3">
                <w:rPr>
                  <w:sz w:val="18"/>
                  <w:szCs w:val="18"/>
                </w:rPr>
                <w:t>X</w:t>
              </w:r>
            </w:ins>
          </w:p>
        </w:tc>
        <w:tc>
          <w:tcPr>
            <w:tcW w:w="800" w:type="dxa"/>
            <w:shd w:val="clear" w:color="auto" w:fill="BFBFBF"/>
            <w:vAlign w:val="center"/>
          </w:tcPr>
          <w:p w14:paraId="3983719A" w14:textId="77777777" w:rsidR="00047E94" w:rsidRPr="009837C3" w:rsidRDefault="006D67DC">
            <w:pPr>
              <w:pStyle w:val="BodyText"/>
              <w:spacing w:before="20" w:after="20" w:line="240" w:lineRule="auto"/>
              <w:ind w:left="0"/>
              <w:jc w:val="center"/>
              <w:rPr>
                <w:ins w:id="171" w:author="Guo Zi Qiang Robin" w:date="2026-10-08T12:00:00Z"/>
              </w:rPr>
            </w:pPr>
            <w:ins w:id="172" w:author="Guo Zi Qiang Robin" w:date="2026-10-08T12:00:00Z">
              <w:r w:rsidRPr="009837C3">
                <w:rPr>
                  <w:sz w:val="18"/>
                  <w:szCs w:val="18"/>
                </w:rPr>
                <w:t>X</w:t>
              </w:r>
            </w:ins>
          </w:p>
        </w:tc>
        <w:tc>
          <w:tcPr>
            <w:tcW w:w="800" w:type="dxa"/>
            <w:vAlign w:val="center"/>
          </w:tcPr>
          <w:p w14:paraId="02A9F026" w14:textId="77777777" w:rsidR="00047E94" w:rsidRPr="009837C3" w:rsidRDefault="00047E94">
            <w:pPr>
              <w:pStyle w:val="BodyText"/>
              <w:spacing w:before="20" w:after="20" w:line="240" w:lineRule="auto"/>
              <w:ind w:left="0"/>
              <w:jc w:val="center"/>
              <w:rPr>
                <w:ins w:id="173" w:author="Guo Zi Qiang Robin" w:date="2026-10-08T12:00:00Z"/>
              </w:rPr>
            </w:pPr>
          </w:p>
        </w:tc>
        <w:tc>
          <w:tcPr>
            <w:tcW w:w="800" w:type="dxa"/>
            <w:vAlign w:val="center"/>
          </w:tcPr>
          <w:p w14:paraId="4C6E950E" w14:textId="77777777" w:rsidR="00047E94" w:rsidRPr="009837C3" w:rsidRDefault="00047E94">
            <w:pPr>
              <w:pStyle w:val="BodyText"/>
              <w:spacing w:before="20" w:after="20" w:line="240" w:lineRule="auto"/>
              <w:ind w:left="0"/>
              <w:jc w:val="center"/>
              <w:rPr>
                <w:ins w:id="174" w:author="Guo Zi Qiang Robin" w:date="2026-10-08T12:00:00Z"/>
              </w:rPr>
            </w:pPr>
          </w:p>
        </w:tc>
        <w:tc>
          <w:tcPr>
            <w:tcW w:w="800" w:type="dxa"/>
            <w:vAlign w:val="center"/>
          </w:tcPr>
          <w:p w14:paraId="49591D38" w14:textId="77777777" w:rsidR="00047E94" w:rsidRPr="009837C3" w:rsidRDefault="00047E94">
            <w:pPr>
              <w:pStyle w:val="BodyText"/>
              <w:spacing w:before="20" w:after="20" w:line="240" w:lineRule="auto"/>
              <w:ind w:left="0"/>
              <w:jc w:val="center"/>
              <w:rPr>
                <w:ins w:id="175" w:author="Guo Zi Qiang Robin" w:date="2026-10-08T12:00:00Z"/>
              </w:rPr>
            </w:pPr>
          </w:p>
        </w:tc>
      </w:tr>
      <w:tr w:rsidR="00047E94" w14:paraId="3D43C0C2" w14:textId="77777777">
        <w:trPr>
          <w:ins w:id="176" w:author="Guo Zi Qiang Robin" w:date="2026-10-08T12:00:00Z"/>
        </w:trPr>
        <w:tc>
          <w:tcPr>
            <w:tcW w:w="3426" w:type="dxa"/>
            <w:vAlign w:val="center"/>
          </w:tcPr>
          <w:p w14:paraId="1CDBEDB3" w14:textId="77777777" w:rsidR="00047E94" w:rsidRPr="009837C3" w:rsidRDefault="006D67DC">
            <w:pPr>
              <w:pStyle w:val="BodyText"/>
              <w:spacing w:before="20" w:after="20" w:line="240" w:lineRule="auto"/>
              <w:ind w:left="0"/>
              <w:jc w:val="left"/>
              <w:rPr>
                <w:ins w:id="177" w:author="Guo Zi Qiang Robin" w:date="2026-10-08T12:00:00Z"/>
              </w:rPr>
            </w:pPr>
            <w:ins w:id="178" w:author="Guo Zi Qiang Robin" w:date="2026-10-08T12:00:00Z">
              <w:r w:rsidRPr="009837C3">
                <w:rPr>
                  <w:sz w:val="18"/>
                  <w:szCs w:val="18"/>
                </w:rPr>
                <w:t>Deploy (1 Feb)</w:t>
              </w:r>
            </w:ins>
          </w:p>
        </w:tc>
        <w:tc>
          <w:tcPr>
            <w:tcW w:w="800" w:type="dxa"/>
            <w:vAlign w:val="center"/>
          </w:tcPr>
          <w:p w14:paraId="3C3A9CCE" w14:textId="77777777" w:rsidR="00047E94" w:rsidRPr="009837C3" w:rsidRDefault="00047E94">
            <w:pPr>
              <w:pStyle w:val="BodyText"/>
              <w:spacing w:before="20" w:after="20" w:line="240" w:lineRule="auto"/>
              <w:ind w:left="0"/>
              <w:jc w:val="center"/>
              <w:rPr>
                <w:ins w:id="179" w:author="Guo Zi Qiang Robin" w:date="2026-10-08T12:00:00Z"/>
              </w:rPr>
            </w:pPr>
          </w:p>
        </w:tc>
        <w:tc>
          <w:tcPr>
            <w:tcW w:w="800" w:type="dxa"/>
            <w:vAlign w:val="center"/>
          </w:tcPr>
          <w:p w14:paraId="2F9E6E31" w14:textId="77777777" w:rsidR="00047E94" w:rsidRPr="009837C3" w:rsidRDefault="00047E94">
            <w:pPr>
              <w:pStyle w:val="BodyText"/>
              <w:spacing w:before="20" w:after="20" w:line="240" w:lineRule="auto"/>
              <w:ind w:left="0"/>
              <w:jc w:val="center"/>
              <w:rPr>
                <w:ins w:id="180" w:author="Guo Zi Qiang Robin" w:date="2026-10-08T12:00:00Z"/>
              </w:rPr>
            </w:pPr>
          </w:p>
        </w:tc>
        <w:tc>
          <w:tcPr>
            <w:tcW w:w="800" w:type="dxa"/>
            <w:vAlign w:val="center"/>
          </w:tcPr>
          <w:p w14:paraId="6BF62218" w14:textId="77777777" w:rsidR="00047E94" w:rsidRPr="009837C3" w:rsidRDefault="00047E94">
            <w:pPr>
              <w:pStyle w:val="BodyText"/>
              <w:spacing w:before="20" w:after="20" w:line="240" w:lineRule="auto"/>
              <w:ind w:left="0"/>
              <w:jc w:val="center"/>
              <w:rPr>
                <w:ins w:id="181" w:author="Guo Zi Qiang Robin" w:date="2026-10-08T12:00:00Z"/>
              </w:rPr>
            </w:pPr>
          </w:p>
        </w:tc>
        <w:tc>
          <w:tcPr>
            <w:tcW w:w="800" w:type="dxa"/>
            <w:vAlign w:val="center"/>
          </w:tcPr>
          <w:p w14:paraId="5C86D9D2" w14:textId="77777777" w:rsidR="00047E94" w:rsidRPr="009837C3" w:rsidRDefault="00047E94">
            <w:pPr>
              <w:pStyle w:val="BodyText"/>
              <w:spacing w:before="20" w:after="20" w:line="240" w:lineRule="auto"/>
              <w:ind w:left="0"/>
              <w:jc w:val="center"/>
              <w:rPr>
                <w:ins w:id="182" w:author="Guo Zi Qiang Robin" w:date="2026-10-08T12:00:00Z"/>
              </w:rPr>
            </w:pPr>
          </w:p>
        </w:tc>
        <w:tc>
          <w:tcPr>
            <w:tcW w:w="800" w:type="dxa"/>
            <w:vAlign w:val="center"/>
          </w:tcPr>
          <w:p w14:paraId="3C5F24BB" w14:textId="77777777" w:rsidR="00047E94" w:rsidRPr="009837C3" w:rsidRDefault="006D67DC">
            <w:pPr>
              <w:pStyle w:val="BodyText"/>
              <w:spacing w:before="20" w:after="20" w:line="240" w:lineRule="auto"/>
              <w:ind w:left="0"/>
              <w:jc w:val="center"/>
              <w:rPr>
                <w:ins w:id="183" w:author="Guo Zi Qiang Robin" w:date="2026-10-08T12:00:00Z"/>
              </w:rPr>
            </w:pPr>
            <w:ins w:id="184" w:author="Guo Zi Qiang Robin" w:date="2026-10-08T12:00:00Z">
              <w:r w:rsidRPr="009837C3">
                <w:rPr>
                  <w:b/>
                  <w:sz w:val="18"/>
                  <w:szCs w:val="18"/>
                </w:rPr>
                <w:t>M</w:t>
              </w:r>
            </w:ins>
          </w:p>
        </w:tc>
        <w:tc>
          <w:tcPr>
            <w:tcW w:w="800" w:type="dxa"/>
            <w:vAlign w:val="center"/>
          </w:tcPr>
          <w:p w14:paraId="2910F2CD" w14:textId="77777777" w:rsidR="00047E94" w:rsidRPr="009837C3" w:rsidRDefault="00047E94">
            <w:pPr>
              <w:pStyle w:val="BodyText"/>
              <w:spacing w:before="20" w:after="20" w:line="240" w:lineRule="auto"/>
              <w:ind w:left="0"/>
              <w:jc w:val="center"/>
              <w:rPr>
                <w:ins w:id="185" w:author="Guo Zi Qiang Robin" w:date="2026-10-08T12:00:00Z"/>
              </w:rPr>
            </w:pPr>
          </w:p>
        </w:tc>
        <w:tc>
          <w:tcPr>
            <w:tcW w:w="800" w:type="dxa"/>
            <w:vAlign w:val="center"/>
          </w:tcPr>
          <w:p w14:paraId="0A3F6649" w14:textId="77777777" w:rsidR="00047E94" w:rsidRPr="009837C3" w:rsidRDefault="00047E94">
            <w:pPr>
              <w:pStyle w:val="BodyText"/>
              <w:spacing w:before="20" w:after="20" w:line="240" w:lineRule="auto"/>
              <w:ind w:left="0"/>
              <w:jc w:val="center"/>
              <w:rPr>
                <w:ins w:id="186" w:author="Guo Zi Qiang Robin" w:date="2026-10-08T12:00:00Z"/>
              </w:rPr>
            </w:pPr>
          </w:p>
        </w:tc>
      </w:tr>
      <w:tr w:rsidR="00047E94" w14:paraId="445E804D" w14:textId="77777777">
        <w:trPr>
          <w:ins w:id="187" w:author="Guo Zi Qiang Robin" w:date="2026-10-08T12:00:00Z"/>
        </w:trPr>
        <w:tc>
          <w:tcPr>
            <w:tcW w:w="3426" w:type="dxa"/>
            <w:vAlign w:val="center"/>
          </w:tcPr>
          <w:p w14:paraId="6B469BD4" w14:textId="77777777" w:rsidR="00047E94" w:rsidRPr="009837C3" w:rsidRDefault="006D67DC">
            <w:pPr>
              <w:pStyle w:val="BodyText"/>
              <w:spacing w:before="20" w:after="20" w:line="240" w:lineRule="auto"/>
              <w:ind w:left="0"/>
              <w:jc w:val="left"/>
              <w:rPr>
                <w:ins w:id="188" w:author="Guo Zi Qiang Robin" w:date="2026-10-08T12:00:00Z"/>
              </w:rPr>
            </w:pPr>
            <w:ins w:id="189" w:author="Guo Zi Qiang Robin" w:date="2026-10-08T12:00:00Z">
              <w:r w:rsidRPr="009837C3">
                <w:rPr>
                  <w:sz w:val="18"/>
                  <w:szCs w:val="18"/>
                </w:rPr>
                <w:t>CI/CD, monitoring and fixes</w:t>
              </w:r>
            </w:ins>
          </w:p>
        </w:tc>
        <w:tc>
          <w:tcPr>
            <w:tcW w:w="800" w:type="dxa"/>
            <w:vAlign w:val="center"/>
          </w:tcPr>
          <w:p w14:paraId="0ED50D8D" w14:textId="77777777" w:rsidR="00047E94" w:rsidRPr="009837C3" w:rsidRDefault="00047E94">
            <w:pPr>
              <w:pStyle w:val="BodyText"/>
              <w:spacing w:before="20" w:after="20" w:line="240" w:lineRule="auto"/>
              <w:ind w:left="0"/>
              <w:jc w:val="center"/>
              <w:rPr>
                <w:ins w:id="190" w:author="Guo Zi Qiang Robin" w:date="2026-10-08T12:00:00Z"/>
              </w:rPr>
            </w:pPr>
          </w:p>
        </w:tc>
        <w:tc>
          <w:tcPr>
            <w:tcW w:w="800" w:type="dxa"/>
            <w:vAlign w:val="center"/>
          </w:tcPr>
          <w:p w14:paraId="1E75A5AE" w14:textId="77777777" w:rsidR="00047E94" w:rsidRPr="009837C3" w:rsidRDefault="00047E94">
            <w:pPr>
              <w:pStyle w:val="BodyText"/>
              <w:spacing w:before="20" w:after="20" w:line="240" w:lineRule="auto"/>
              <w:ind w:left="0"/>
              <w:jc w:val="center"/>
              <w:rPr>
                <w:ins w:id="191" w:author="Guo Zi Qiang Robin" w:date="2026-10-08T12:00:00Z"/>
              </w:rPr>
            </w:pPr>
          </w:p>
        </w:tc>
        <w:tc>
          <w:tcPr>
            <w:tcW w:w="800" w:type="dxa"/>
            <w:vAlign w:val="center"/>
          </w:tcPr>
          <w:p w14:paraId="2261B451" w14:textId="77777777" w:rsidR="00047E94" w:rsidRPr="009837C3" w:rsidRDefault="00047E94">
            <w:pPr>
              <w:pStyle w:val="BodyText"/>
              <w:spacing w:before="20" w:after="20" w:line="240" w:lineRule="auto"/>
              <w:ind w:left="0"/>
              <w:jc w:val="center"/>
              <w:rPr>
                <w:ins w:id="192" w:author="Guo Zi Qiang Robin" w:date="2026-10-08T12:00:00Z"/>
              </w:rPr>
            </w:pPr>
          </w:p>
        </w:tc>
        <w:tc>
          <w:tcPr>
            <w:tcW w:w="800" w:type="dxa"/>
            <w:vAlign w:val="center"/>
          </w:tcPr>
          <w:p w14:paraId="194F526F" w14:textId="77777777" w:rsidR="00047E94" w:rsidRPr="009837C3" w:rsidRDefault="00047E94">
            <w:pPr>
              <w:pStyle w:val="BodyText"/>
              <w:spacing w:before="20" w:after="20" w:line="240" w:lineRule="auto"/>
              <w:ind w:left="0"/>
              <w:jc w:val="center"/>
              <w:rPr>
                <w:ins w:id="193" w:author="Guo Zi Qiang Robin" w:date="2026-10-08T12:00:00Z"/>
              </w:rPr>
            </w:pPr>
          </w:p>
        </w:tc>
        <w:tc>
          <w:tcPr>
            <w:tcW w:w="800" w:type="dxa"/>
            <w:shd w:val="clear" w:color="auto" w:fill="BFBFBF"/>
            <w:vAlign w:val="center"/>
          </w:tcPr>
          <w:p w14:paraId="131A18FC" w14:textId="77777777" w:rsidR="00047E94" w:rsidRPr="009837C3" w:rsidRDefault="006D67DC">
            <w:pPr>
              <w:pStyle w:val="BodyText"/>
              <w:spacing w:before="20" w:after="20" w:line="240" w:lineRule="auto"/>
              <w:ind w:left="0"/>
              <w:jc w:val="center"/>
              <w:rPr>
                <w:ins w:id="194" w:author="Guo Zi Qiang Robin" w:date="2026-10-08T12:00:00Z"/>
              </w:rPr>
            </w:pPr>
            <w:ins w:id="195" w:author="Guo Zi Qiang Robin" w:date="2026-10-08T12:00:00Z">
              <w:r w:rsidRPr="009837C3">
                <w:rPr>
                  <w:sz w:val="18"/>
                  <w:szCs w:val="18"/>
                </w:rPr>
                <w:t>X</w:t>
              </w:r>
            </w:ins>
          </w:p>
        </w:tc>
        <w:tc>
          <w:tcPr>
            <w:tcW w:w="800" w:type="dxa"/>
            <w:vAlign w:val="center"/>
          </w:tcPr>
          <w:p w14:paraId="6B3D38E9" w14:textId="77777777" w:rsidR="00047E94" w:rsidRPr="009837C3" w:rsidRDefault="00047E94">
            <w:pPr>
              <w:pStyle w:val="BodyText"/>
              <w:spacing w:before="20" w:after="20" w:line="240" w:lineRule="auto"/>
              <w:ind w:left="0"/>
              <w:jc w:val="center"/>
              <w:rPr>
                <w:ins w:id="196" w:author="Guo Zi Qiang Robin" w:date="2026-10-08T12:00:00Z"/>
              </w:rPr>
            </w:pPr>
          </w:p>
        </w:tc>
        <w:tc>
          <w:tcPr>
            <w:tcW w:w="800" w:type="dxa"/>
            <w:vAlign w:val="center"/>
          </w:tcPr>
          <w:p w14:paraId="26BD39C8" w14:textId="77777777" w:rsidR="00047E94" w:rsidRPr="009837C3" w:rsidRDefault="00047E94">
            <w:pPr>
              <w:pStyle w:val="BodyText"/>
              <w:spacing w:before="20" w:after="20" w:line="240" w:lineRule="auto"/>
              <w:ind w:left="0"/>
              <w:jc w:val="center"/>
              <w:rPr>
                <w:ins w:id="197" w:author="Guo Zi Qiang Robin" w:date="2026-10-08T12:00:00Z"/>
              </w:rPr>
            </w:pPr>
          </w:p>
        </w:tc>
      </w:tr>
      <w:tr w:rsidR="00047E94" w14:paraId="7216F833" w14:textId="77777777">
        <w:trPr>
          <w:ins w:id="198" w:author="Guo Zi Qiang Robin" w:date="2026-10-08T12:00:00Z"/>
        </w:trPr>
        <w:tc>
          <w:tcPr>
            <w:tcW w:w="3426" w:type="dxa"/>
            <w:vAlign w:val="center"/>
          </w:tcPr>
          <w:p w14:paraId="786CF139" w14:textId="77777777" w:rsidR="00047E94" w:rsidRPr="009837C3" w:rsidRDefault="006D67DC">
            <w:pPr>
              <w:pStyle w:val="BodyText"/>
              <w:spacing w:before="20" w:after="20" w:line="240" w:lineRule="auto"/>
              <w:ind w:left="0"/>
              <w:jc w:val="left"/>
              <w:rPr>
                <w:ins w:id="199" w:author="Guo Zi Qiang Robin" w:date="2026-10-08T12:00:00Z"/>
              </w:rPr>
            </w:pPr>
            <w:ins w:id="200" w:author="Guo Zi Qiang Robin" w:date="2026-10-08T12:00:00Z">
              <w:r w:rsidRPr="009837C3">
                <w:rPr>
                  <w:sz w:val="18"/>
                  <w:szCs w:val="18"/>
                </w:rPr>
                <w:t>Buffer and iteration (trend detection is a stretch goal)</w:t>
              </w:r>
            </w:ins>
          </w:p>
        </w:tc>
        <w:tc>
          <w:tcPr>
            <w:tcW w:w="800" w:type="dxa"/>
            <w:vAlign w:val="center"/>
          </w:tcPr>
          <w:p w14:paraId="066EFD17" w14:textId="77777777" w:rsidR="00047E94" w:rsidRPr="009837C3" w:rsidRDefault="00047E94">
            <w:pPr>
              <w:pStyle w:val="BodyText"/>
              <w:spacing w:before="20" w:after="20" w:line="240" w:lineRule="auto"/>
              <w:ind w:left="0"/>
              <w:jc w:val="center"/>
              <w:rPr>
                <w:ins w:id="201" w:author="Guo Zi Qiang Robin" w:date="2026-10-08T12:00:00Z"/>
              </w:rPr>
            </w:pPr>
          </w:p>
        </w:tc>
        <w:tc>
          <w:tcPr>
            <w:tcW w:w="800" w:type="dxa"/>
            <w:vAlign w:val="center"/>
          </w:tcPr>
          <w:p w14:paraId="6AF005B0" w14:textId="77777777" w:rsidR="00047E94" w:rsidRPr="009837C3" w:rsidRDefault="00047E94">
            <w:pPr>
              <w:pStyle w:val="BodyText"/>
              <w:spacing w:before="20" w:after="20" w:line="240" w:lineRule="auto"/>
              <w:ind w:left="0"/>
              <w:jc w:val="center"/>
              <w:rPr>
                <w:ins w:id="202" w:author="Guo Zi Qiang Robin" w:date="2026-10-08T12:00:00Z"/>
              </w:rPr>
            </w:pPr>
          </w:p>
        </w:tc>
        <w:tc>
          <w:tcPr>
            <w:tcW w:w="800" w:type="dxa"/>
            <w:vAlign w:val="center"/>
          </w:tcPr>
          <w:p w14:paraId="151722D5" w14:textId="77777777" w:rsidR="00047E94" w:rsidRPr="009837C3" w:rsidRDefault="00047E94">
            <w:pPr>
              <w:pStyle w:val="BodyText"/>
              <w:spacing w:before="20" w:after="20" w:line="240" w:lineRule="auto"/>
              <w:ind w:left="0"/>
              <w:jc w:val="center"/>
              <w:rPr>
                <w:ins w:id="203" w:author="Guo Zi Qiang Robin" w:date="2026-10-08T12:00:00Z"/>
              </w:rPr>
            </w:pPr>
          </w:p>
        </w:tc>
        <w:tc>
          <w:tcPr>
            <w:tcW w:w="800" w:type="dxa"/>
            <w:vAlign w:val="center"/>
          </w:tcPr>
          <w:p w14:paraId="339FFC74" w14:textId="77777777" w:rsidR="00047E94" w:rsidRPr="009837C3" w:rsidRDefault="00047E94">
            <w:pPr>
              <w:pStyle w:val="BodyText"/>
              <w:spacing w:before="20" w:after="20" w:line="240" w:lineRule="auto"/>
              <w:ind w:left="0"/>
              <w:jc w:val="center"/>
              <w:rPr>
                <w:ins w:id="204" w:author="Guo Zi Qiang Robin" w:date="2026-10-08T12:00:00Z"/>
              </w:rPr>
            </w:pPr>
          </w:p>
        </w:tc>
        <w:tc>
          <w:tcPr>
            <w:tcW w:w="800" w:type="dxa"/>
            <w:vAlign w:val="center"/>
          </w:tcPr>
          <w:p w14:paraId="1BA4B506" w14:textId="77777777" w:rsidR="00047E94" w:rsidRPr="009837C3" w:rsidRDefault="00047E94">
            <w:pPr>
              <w:pStyle w:val="BodyText"/>
              <w:spacing w:before="20" w:after="20" w:line="240" w:lineRule="auto"/>
              <w:ind w:left="0"/>
              <w:jc w:val="center"/>
              <w:rPr>
                <w:ins w:id="205" w:author="Guo Zi Qiang Robin" w:date="2026-10-08T12:00:00Z"/>
              </w:rPr>
            </w:pPr>
          </w:p>
        </w:tc>
        <w:tc>
          <w:tcPr>
            <w:tcW w:w="800" w:type="dxa"/>
            <w:shd w:val="clear" w:color="auto" w:fill="BFBFBF"/>
            <w:vAlign w:val="center"/>
          </w:tcPr>
          <w:p w14:paraId="18C17A94" w14:textId="77777777" w:rsidR="00047E94" w:rsidRPr="009837C3" w:rsidRDefault="006D67DC">
            <w:pPr>
              <w:pStyle w:val="BodyText"/>
              <w:spacing w:before="20" w:after="20" w:line="240" w:lineRule="auto"/>
              <w:ind w:left="0"/>
              <w:jc w:val="center"/>
              <w:rPr>
                <w:ins w:id="206" w:author="Guo Zi Qiang Robin" w:date="2026-10-08T12:00:00Z"/>
              </w:rPr>
            </w:pPr>
            <w:ins w:id="207" w:author="Guo Zi Qiang Robin" w:date="2026-10-08T12:00:00Z">
              <w:r w:rsidRPr="009837C3">
                <w:rPr>
                  <w:sz w:val="18"/>
                  <w:szCs w:val="18"/>
                </w:rPr>
                <w:t>X</w:t>
              </w:r>
            </w:ins>
          </w:p>
        </w:tc>
        <w:tc>
          <w:tcPr>
            <w:tcW w:w="800" w:type="dxa"/>
            <w:vAlign w:val="center"/>
          </w:tcPr>
          <w:p w14:paraId="5188399C" w14:textId="77777777" w:rsidR="00047E94" w:rsidRPr="009837C3" w:rsidRDefault="00047E94">
            <w:pPr>
              <w:pStyle w:val="BodyText"/>
              <w:spacing w:before="20" w:after="20" w:line="240" w:lineRule="auto"/>
              <w:ind w:left="0"/>
              <w:jc w:val="center"/>
              <w:rPr>
                <w:ins w:id="208" w:author="Guo Zi Qiang Robin" w:date="2026-10-08T12:00:00Z"/>
              </w:rPr>
            </w:pPr>
          </w:p>
        </w:tc>
      </w:tr>
    </w:tbl>
    <w:p w14:paraId="763CB742" w14:textId="77777777" w:rsidR="00047E94" w:rsidRDefault="00047E94">
      <w:pPr>
        <w:pStyle w:val="BodyText"/>
        <w:rPr>
          <w:ins w:id="209" w:author="Guo Zi Qiang Robin" w:date="2026-10-08T12:00:00Z"/>
        </w:rPr>
      </w:pPr>
    </w:p>
    <w:p w14:paraId="124F4D33" w14:textId="77777777" w:rsidR="00047E94" w:rsidRDefault="006D67DC">
      <w:pPr>
        <w:pStyle w:val="BodyText"/>
        <w:rPr>
          <w:ins w:id="210" w:author="Guo Zi Qiang Robin" w:date="2026-10-08T12:00:00Z"/>
        </w:rPr>
      </w:pPr>
      <w:ins w:id="211" w:author="Guo Zi Qiang Robin" w:date="2026-10-08T12:00:00Z">
        <w:r>
          <w:br w:type="page"/>
        </w:r>
      </w:ins>
    </w:p>
    <w:p w14:paraId="56BCD81A" w14:textId="3906C0CA" w:rsidR="00047E94" w:rsidRDefault="009837C3">
      <w:pPr>
        <w:pStyle w:val="BodyText"/>
        <w:rPr>
          <w:ins w:id="212" w:author="Guo Zi Qiang Robin" w:date="2026-10-08T12:00:00Z"/>
        </w:rPr>
      </w:pPr>
      <w:r w:rsidRPr="009837C3">
        <w:rPr>
          <w:rFonts w:eastAsia="Arial" w:cstheme="minorBidi"/>
          <w:b/>
          <w:bCs/>
          <w:color w:val="auto"/>
          <w:spacing w:val="0"/>
          <w:sz w:val="26"/>
          <w:szCs w:val="26"/>
          <w:lang w:eastAsia="en-US"/>
        </w:rPr>
        <w:lastRenderedPageBreak/>
        <w:t>Annex B: Figures</w:t>
      </w:r>
    </w:p>
    <w:p w14:paraId="25BB40BA" w14:textId="77777777" w:rsidR="00047E94" w:rsidRDefault="006D67DC">
      <w:pPr>
        <w:pStyle w:val="BodyText"/>
        <w:ind w:left="0"/>
        <w:jc w:val="center"/>
        <w:rPr>
          <w:ins w:id="213" w:author="Guo Zi Qiang Robin" w:date="2026-10-08T12:00:00Z"/>
        </w:rPr>
      </w:pPr>
      <w:ins w:id="214" w:author="Guo Zi Qiang Robin" w:date="2026-10-08T12:00:00Z">
        <w:r>
          <w:rPr>
            <w:noProof/>
          </w:rPr>
          <w:drawing>
            <wp:inline distT="0" distB="0" distL="0" distR="0" wp14:anchorId="19301113" wp14:editId="640BD1A7">
              <wp:extent cx="5580000" cy="2310848"/>
              <wp:effectExtent l="0" t="0" r="0" b="0"/>
              <wp:docPr id="101" name="Figure 1" descr="Diagram of the five places a guardrail check can sit around an AI chatbot: input, conversation rules, retrieval, action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3"/>
                      <a:stretch>
                        <a:fillRect/>
                      </a:stretch>
                    </pic:blipFill>
                    <pic:spPr>
                      <a:xfrm>
                        <a:off x="0" y="0"/>
                        <a:ext cx="5580000" cy="2310848"/>
                      </a:xfrm>
                      <a:prstGeom prst="rect">
                        <a:avLst/>
                      </a:prstGeom>
                    </pic:spPr>
                  </pic:pic>
                </a:graphicData>
              </a:graphic>
            </wp:inline>
          </w:drawing>
        </w:r>
      </w:ins>
    </w:p>
    <w:p w14:paraId="1BAEECE6" w14:textId="46EE01F2" w:rsidR="00047E94" w:rsidRDefault="009837C3">
      <w:pPr>
        <w:pStyle w:val="Caption"/>
        <w:rPr>
          <w:ins w:id="215" w:author="Guo Zi Qiang Robin" w:date="2026-10-08T12:00:00Z"/>
        </w:rPr>
      </w:pPr>
      <w:r w:rsidRPr="009837C3">
        <w:rPr>
          <w:b/>
          <w:i w:val="0"/>
        </w:rPr>
        <w:t>Figure 1. 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p>
    <w:p w14:paraId="20C2F86B" w14:textId="77777777" w:rsidR="00047E94" w:rsidRDefault="00047E94">
      <w:pPr>
        <w:pStyle w:val="BodyText"/>
        <w:rPr>
          <w:ins w:id="216" w:author="Guo Zi Qiang Robin" w:date="2026-10-08T12:00:00Z"/>
        </w:rPr>
      </w:pPr>
    </w:p>
    <w:p w14:paraId="72C0D192" w14:textId="77777777" w:rsidR="00047E94" w:rsidRDefault="006D67DC">
      <w:pPr>
        <w:pStyle w:val="BodyText"/>
        <w:ind w:left="0"/>
        <w:jc w:val="center"/>
        <w:rPr>
          <w:ins w:id="217" w:author="Guo Zi Qiang Robin" w:date="2026-10-08T12:00:00Z"/>
        </w:rPr>
      </w:pPr>
      <w:ins w:id="218" w:author="Guo Zi Qiang Robin" w:date="2026-10-08T12:00:00Z">
        <w:r>
          <w:rPr>
            <w:noProof/>
          </w:rPr>
          <w:drawing>
            <wp:inline distT="0" distB="0" distL="0" distR="0" wp14:anchorId="3476E602" wp14:editId="5062BB9C">
              <wp:extent cx="5580000" cy="1590789"/>
              <wp:effectExtent l="0" t="0" r="0" b="0"/>
              <wp:docPr id="102" name="Figure 2" descr="Diagram of the Beacon daily pipeline in six steps: collect, filter, merge, rate and map, publish, de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4"/>
                      <a:stretch>
                        <a:fillRect/>
                      </a:stretch>
                    </pic:blipFill>
                    <pic:spPr>
                      <a:xfrm>
                        <a:off x="0" y="0"/>
                        <a:ext cx="5580000" cy="1590789"/>
                      </a:xfrm>
                      <a:prstGeom prst="rect">
                        <a:avLst/>
                      </a:prstGeom>
                    </pic:spPr>
                  </pic:pic>
                </a:graphicData>
              </a:graphic>
            </wp:inline>
          </w:drawing>
        </w:r>
      </w:ins>
    </w:p>
    <w:p w14:paraId="6A34D0C9" w14:textId="4F2FC95F" w:rsidR="00047E94" w:rsidRDefault="009837C3">
      <w:pPr>
        <w:pStyle w:val="Caption"/>
        <w:rPr>
          <w:ins w:id="219" w:author="Guo Zi Qiang Robin" w:date="2026-10-08T12:00:00Z"/>
        </w:rPr>
      </w:pPr>
      <w:r w:rsidRPr="009837C3">
        <w:rPr>
          <w:b/>
          <w:i w:val="0"/>
        </w:rPr>
        <w:t>Figure 2. The Beacon daily pipeline in six steps: collect, filter, merge, rate and map, publish, deliver. Every judgement is recorded with its evidence</w:t>
      </w:r>
    </w:p>
    <w:p w14:paraId="073AADE0" w14:textId="77777777" w:rsidR="00047E94" w:rsidRDefault="00047E94">
      <w:pPr>
        <w:pStyle w:val="BodyText"/>
        <w:rPr>
          <w:ins w:id="220" w:author="Guo Zi Qiang Robin" w:date="2026-10-08T12:00:00Z"/>
        </w:rPr>
      </w:pPr>
    </w:p>
    <w:p w14:paraId="712D31B4" w14:textId="77777777" w:rsidR="00047E94" w:rsidRDefault="006D67DC">
      <w:pPr>
        <w:pStyle w:val="BodyText"/>
        <w:rPr>
          <w:ins w:id="221" w:author="Guo Zi Qiang Robin" w:date="2026-10-08T12:00:00Z"/>
        </w:rPr>
      </w:pPr>
      <w:ins w:id="222" w:author="Guo Zi Qiang Robin" w:date="2026-10-08T12:00:00Z">
        <w:r>
          <w:br w:type="page"/>
        </w:r>
      </w:ins>
    </w:p>
    <w:p w14:paraId="5FA7E044" w14:textId="77777777" w:rsidR="009837C3" w:rsidRPr="009837C3" w:rsidRDefault="009837C3" w:rsidP="009837C3">
      <w:pPr>
        <w:pStyle w:val="BodyText"/>
        <w:rPr>
          <w:rFonts w:eastAsia="Arial" w:cstheme="minorBidi"/>
          <w:b/>
          <w:bCs/>
          <w:color w:val="auto"/>
          <w:spacing w:val="0"/>
          <w:lang w:eastAsia="en-US"/>
        </w:rPr>
      </w:pPr>
      <w:r w:rsidRPr="009837C3">
        <w:rPr>
          <w:rFonts w:eastAsia="Arial" w:cstheme="minorBidi"/>
          <w:b/>
          <w:bCs/>
          <w:color w:val="auto"/>
          <w:spacing w:val="0"/>
          <w:lang w:eastAsia="en-US"/>
        </w:rPr>
        <w:lastRenderedPageBreak/>
        <w:t>Annex C: Glossary</w:t>
      </w:r>
    </w:p>
    <w:p w14:paraId="46536B84" w14:textId="77777777" w:rsidR="009837C3" w:rsidRPr="009837C3" w:rsidRDefault="009837C3" w:rsidP="009837C3">
      <w:pPr>
        <w:pStyle w:val="BodyText"/>
        <w:rPr>
          <w:rFonts w:eastAsia="Arial" w:cstheme="minorBidi"/>
          <w:b/>
          <w:bCs/>
          <w:color w:val="auto"/>
          <w:spacing w:val="0"/>
          <w:lang w:eastAsia="en-US"/>
        </w:rPr>
      </w:pPr>
    </w:p>
    <w:p w14:paraId="0811068A" w14:textId="18BA8687" w:rsidR="00047E94" w:rsidRPr="009837C3" w:rsidRDefault="009837C3" w:rsidP="009837C3">
      <w:pPr>
        <w:pStyle w:val="BodyText"/>
        <w:ind w:left="0"/>
        <w:jc w:val="left"/>
        <w:rPr>
          <w:ins w:id="223" w:author="Guo Zi Qiang Robin" w:date="2026-10-08T12:00:00Z"/>
        </w:rPr>
      </w:pPr>
      <w:r w:rsidRPr="009837C3">
        <w:rPr>
          <w:rFonts w:eastAsia="Arial" w:cstheme="minorBidi"/>
          <w:color w:val="auto"/>
          <w:spacing w:val="0"/>
          <w:lang w:eastAsia="en-US"/>
        </w:rPr>
        <w:t>Acronyms and terms used in this form, in alphabetical order.</w:t>
      </w:r>
    </w:p>
    <w:p w14:paraId="10349E39" w14:textId="77777777" w:rsidR="00047E94" w:rsidRDefault="00047E94">
      <w:pPr>
        <w:pStyle w:val="BodyText"/>
        <w:rPr>
          <w:ins w:id="224" w:author="Guo Zi Qiang Robin" w:date="2026-10-08T12:00:00Z"/>
        </w:rPr>
      </w:pPr>
    </w:p>
    <w:tbl>
      <w:tblPr>
        <w:tblStyle w:val="TableGrid"/>
        <w:tblW w:w="9026" w:type="dxa"/>
        <w:tblLayout w:type="fixed"/>
        <w:tblLook w:val="04A0" w:firstRow="1" w:lastRow="0" w:firstColumn="1" w:lastColumn="0" w:noHBand="0" w:noVBand="1"/>
      </w:tblPr>
      <w:tblGrid>
        <w:gridCol w:w="2600"/>
        <w:gridCol w:w="6426"/>
      </w:tblGrid>
      <w:tr w:rsidR="00047E94" w14:paraId="681B012F" w14:textId="77777777">
        <w:trPr>
          <w:tblHeader/>
          <w:ins w:id="225" w:author="Guo Zi Qiang Robin" w:date="2026-10-08T12:00:00Z"/>
        </w:trPr>
        <w:tc>
          <w:tcPr>
            <w:tcW w:w="2600" w:type="dxa"/>
            <w:shd w:val="clear" w:color="auto" w:fill="D9D9D9"/>
            <w:vAlign w:val="center"/>
          </w:tcPr>
          <w:p w14:paraId="4DA6AC20" w14:textId="77777777" w:rsidR="00047E94" w:rsidRDefault="006D67DC">
            <w:pPr>
              <w:pStyle w:val="BodyText"/>
              <w:spacing w:before="20" w:after="20" w:line="240" w:lineRule="auto"/>
              <w:ind w:left="0"/>
              <w:jc w:val="left"/>
              <w:rPr>
                <w:ins w:id="226" w:author="Guo Zi Qiang Robin" w:date="2026-10-08T12:00:00Z"/>
              </w:rPr>
            </w:pPr>
            <w:ins w:id="227" w:author="Guo Zi Qiang Robin" w:date="2026-10-08T12:00:00Z">
              <w:r>
                <w:rPr>
                  <w:b/>
                </w:rPr>
                <w:t>Term</w:t>
              </w:r>
            </w:ins>
          </w:p>
        </w:tc>
        <w:tc>
          <w:tcPr>
            <w:tcW w:w="6426" w:type="dxa"/>
            <w:shd w:val="clear" w:color="auto" w:fill="D9D9D9"/>
            <w:vAlign w:val="center"/>
          </w:tcPr>
          <w:p w14:paraId="0E26230A" w14:textId="77777777" w:rsidR="00047E94" w:rsidRDefault="006D67DC">
            <w:pPr>
              <w:pStyle w:val="BodyText"/>
              <w:spacing w:before="20" w:after="20" w:line="240" w:lineRule="auto"/>
              <w:ind w:left="0"/>
              <w:jc w:val="left"/>
              <w:rPr>
                <w:ins w:id="228" w:author="Guo Zi Qiang Robin" w:date="2026-10-08T12:00:00Z"/>
              </w:rPr>
            </w:pPr>
            <w:ins w:id="229" w:author="Guo Zi Qiang Robin" w:date="2026-10-08T12:00:00Z">
              <w:r>
                <w:rPr>
                  <w:b/>
                </w:rPr>
                <w:t>Plain definition</w:t>
              </w:r>
            </w:ins>
          </w:p>
        </w:tc>
      </w:tr>
      <w:tr w:rsidR="00047E94" w14:paraId="227E2CAD" w14:textId="77777777">
        <w:trPr>
          <w:ins w:id="230" w:author="Guo Zi Qiang Robin" w:date="2026-10-08T12:00:00Z"/>
        </w:trPr>
        <w:tc>
          <w:tcPr>
            <w:tcW w:w="2600" w:type="dxa"/>
            <w:vAlign w:val="center"/>
          </w:tcPr>
          <w:p w14:paraId="6F095E02" w14:textId="77777777" w:rsidR="00047E94" w:rsidRDefault="006D67DC">
            <w:pPr>
              <w:pStyle w:val="BodyText"/>
              <w:spacing w:before="20" w:after="20" w:line="240" w:lineRule="auto"/>
              <w:ind w:left="0"/>
              <w:jc w:val="left"/>
              <w:rPr>
                <w:ins w:id="231" w:author="Guo Zi Qiang Robin" w:date="2026-10-08T12:00:00Z"/>
              </w:rPr>
            </w:pPr>
            <w:ins w:id="232" w:author="Guo Zi Qiang Robin" w:date="2026-10-08T12:00:00Z">
              <w:r>
                <w:rPr>
                  <w:b/>
                </w:rPr>
                <w:t>Ablation</w:t>
              </w:r>
            </w:ins>
          </w:p>
        </w:tc>
        <w:tc>
          <w:tcPr>
            <w:tcW w:w="6426" w:type="dxa"/>
            <w:vAlign w:val="center"/>
          </w:tcPr>
          <w:p w14:paraId="55686F2E" w14:textId="77777777" w:rsidR="00047E94" w:rsidRDefault="006D67DC">
            <w:pPr>
              <w:pStyle w:val="BodyText"/>
              <w:spacing w:before="20" w:after="20" w:line="240" w:lineRule="auto"/>
              <w:ind w:left="0"/>
              <w:jc w:val="left"/>
              <w:rPr>
                <w:ins w:id="233" w:author="Guo Zi Qiang Robin" w:date="2026-10-08T12:00:00Z"/>
              </w:rPr>
            </w:pPr>
            <w:ins w:id="234" w:author="Guo Zi Qiang Robin" w:date="2026-10-08T12:00:00Z">
              <w:r>
                <w:t>Changing one guardrail or setting at a time while holding everything else fixed, to measure its individual effect.</w:t>
              </w:r>
            </w:ins>
          </w:p>
        </w:tc>
      </w:tr>
      <w:tr w:rsidR="00047E94" w14:paraId="3D7A24C2" w14:textId="77777777">
        <w:trPr>
          <w:ins w:id="235" w:author="Guo Zi Qiang Robin" w:date="2026-10-08T12:00:00Z"/>
        </w:trPr>
        <w:tc>
          <w:tcPr>
            <w:tcW w:w="2600" w:type="dxa"/>
            <w:vAlign w:val="center"/>
          </w:tcPr>
          <w:p w14:paraId="5D84B114" w14:textId="77777777" w:rsidR="00047E94" w:rsidRDefault="006D67DC">
            <w:pPr>
              <w:pStyle w:val="BodyText"/>
              <w:spacing w:before="20" w:after="20" w:line="240" w:lineRule="auto"/>
              <w:ind w:left="0"/>
              <w:jc w:val="left"/>
              <w:rPr>
                <w:ins w:id="236" w:author="Guo Zi Qiang Robin" w:date="2026-10-08T12:00:00Z"/>
              </w:rPr>
            </w:pPr>
            <w:ins w:id="237" w:author="Guo Zi Qiang Robin" w:date="2026-10-08T12:00:00Z">
              <w:r>
                <w:rPr>
                  <w:b/>
                </w:rPr>
                <w:t>AI</w:t>
              </w:r>
            </w:ins>
          </w:p>
        </w:tc>
        <w:tc>
          <w:tcPr>
            <w:tcW w:w="6426" w:type="dxa"/>
            <w:vAlign w:val="center"/>
          </w:tcPr>
          <w:p w14:paraId="468A2A00" w14:textId="77777777" w:rsidR="00047E94" w:rsidRDefault="006D67DC">
            <w:pPr>
              <w:pStyle w:val="BodyText"/>
              <w:spacing w:before="20" w:after="20" w:line="240" w:lineRule="auto"/>
              <w:ind w:left="0"/>
              <w:jc w:val="left"/>
              <w:rPr>
                <w:ins w:id="238" w:author="Guo Zi Qiang Robin" w:date="2026-10-08T12:00:00Z"/>
              </w:rPr>
            </w:pPr>
            <w:ins w:id="239" w:author="Guo Zi Qiang Robin" w:date="2026-10-08T12:00:00Z">
              <w:r>
                <w:t>Artificial intelligence.</w:t>
              </w:r>
            </w:ins>
          </w:p>
        </w:tc>
      </w:tr>
      <w:tr w:rsidR="00047E94" w14:paraId="7DFE06ED" w14:textId="77777777">
        <w:trPr>
          <w:ins w:id="240" w:author="Guo Zi Qiang Robin" w:date="2026-10-08T12:00:00Z"/>
        </w:trPr>
        <w:tc>
          <w:tcPr>
            <w:tcW w:w="2600" w:type="dxa"/>
            <w:vAlign w:val="center"/>
          </w:tcPr>
          <w:p w14:paraId="11E0E964" w14:textId="77777777" w:rsidR="00047E94" w:rsidRDefault="006D67DC">
            <w:pPr>
              <w:pStyle w:val="BodyText"/>
              <w:spacing w:before="20" w:after="20" w:line="240" w:lineRule="auto"/>
              <w:ind w:left="0"/>
              <w:jc w:val="left"/>
              <w:rPr>
                <w:ins w:id="241" w:author="Guo Zi Qiang Robin" w:date="2026-10-08T12:00:00Z"/>
              </w:rPr>
            </w:pPr>
            <w:ins w:id="242" w:author="Guo Zi Qiang Robin" w:date="2026-10-08T12:00:00Z">
              <w:r>
                <w:rPr>
                  <w:b/>
                </w:rPr>
                <w:t>API</w:t>
              </w:r>
            </w:ins>
          </w:p>
        </w:tc>
        <w:tc>
          <w:tcPr>
            <w:tcW w:w="6426" w:type="dxa"/>
            <w:vAlign w:val="center"/>
          </w:tcPr>
          <w:p w14:paraId="7C665CAB" w14:textId="77777777" w:rsidR="00047E94" w:rsidRDefault="006D67DC">
            <w:pPr>
              <w:pStyle w:val="BodyText"/>
              <w:spacing w:before="20" w:after="20" w:line="240" w:lineRule="auto"/>
              <w:ind w:left="0"/>
              <w:jc w:val="left"/>
              <w:rPr>
                <w:ins w:id="243" w:author="Guo Zi Qiang Robin" w:date="2026-10-08T12:00:00Z"/>
              </w:rPr>
            </w:pPr>
            <w:ins w:id="244" w:author="Guo Zi Qiang Robin" w:date="2026-10-08T12:00:00Z">
              <w:r>
                <w:t>Application programming interface.</w:t>
              </w:r>
            </w:ins>
          </w:p>
        </w:tc>
      </w:tr>
      <w:tr w:rsidR="00047E94" w14:paraId="53000C62" w14:textId="77777777">
        <w:trPr>
          <w:ins w:id="245" w:author="Guo Zi Qiang Robin" w:date="2026-10-08T12:00:00Z"/>
        </w:trPr>
        <w:tc>
          <w:tcPr>
            <w:tcW w:w="2600" w:type="dxa"/>
            <w:vAlign w:val="center"/>
          </w:tcPr>
          <w:p w14:paraId="155CA737" w14:textId="77777777" w:rsidR="00047E94" w:rsidRDefault="006D67DC">
            <w:pPr>
              <w:pStyle w:val="BodyText"/>
              <w:spacing w:before="20" w:after="20" w:line="240" w:lineRule="auto"/>
              <w:ind w:left="0"/>
              <w:jc w:val="left"/>
              <w:rPr>
                <w:ins w:id="246" w:author="Guo Zi Qiang Robin" w:date="2026-10-08T12:00:00Z"/>
              </w:rPr>
            </w:pPr>
            <w:ins w:id="247" w:author="Guo Zi Qiang Robin" w:date="2026-10-08T12:00:00Z">
              <w:r>
                <w:rPr>
                  <w:b/>
                </w:rPr>
                <w:t>ATLAS</w:t>
              </w:r>
            </w:ins>
          </w:p>
        </w:tc>
        <w:tc>
          <w:tcPr>
            <w:tcW w:w="6426" w:type="dxa"/>
            <w:vAlign w:val="center"/>
          </w:tcPr>
          <w:p w14:paraId="1E8798DD" w14:textId="77777777" w:rsidR="00047E94" w:rsidRDefault="006D67DC">
            <w:pPr>
              <w:pStyle w:val="BodyText"/>
              <w:spacing w:before="20" w:after="20" w:line="240" w:lineRule="auto"/>
              <w:ind w:left="0"/>
              <w:jc w:val="left"/>
              <w:rPr>
                <w:ins w:id="248" w:author="Guo Zi Qiang Robin" w:date="2026-10-08T12:00:00Z"/>
              </w:rPr>
            </w:pPr>
            <w:ins w:id="249" w:author="Guo Zi Qiang Robin" w:date="2026-10-08T12:00:00Z">
              <w:r>
                <w:t>MITRE Adversarial Threat Landscape for Artificial-Intelligence Systems: a public knowledge base of attacker tactics and techniques against AI systems.</w:t>
              </w:r>
            </w:ins>
          </w:p>
        </w:tc>
      </w:tr>
      <w:tr w:rsidR="00047E94" w14:paraId="1FF5BB82" w14:textId="77777777">
        <w:trPr>
          <w:ins w:id="250" w:author="Guo Zi Qiang Robin" w:date="2026-10-08T12:00:00Z"/>
        </w:trPr>
        <w:tc>
          <w:tcPr>
            <w:tcW w:w="2600" w:type="dxa"/>
            <w:vAlign w:val="center"/>
          </w:tcPr>
          <w:p w14:paraId="43E7EAFC" w14:textId="77777777" w:rsidR="00047E94" w:rsidRDefault="006D67DC">
            <w:pPr>
              <w:pStyle w:val="BodyText"/>
              <w:spacing w:before="20" w:after="20" w:line="240" w:lineRule="auto"/>
              <w:ind w:left="0"/>
              <w:jc w:val="left"/>
              <w:rPr>
                <w:ins w:id="251" w:author="Guo Zi Qiang Robin" w:date="2026-10-08T12:00:00Z"/>
              </w:rPr>
            </w:pPr>
            <w:ins w:id="252" w:author="Guo Zi Qiang Robin" w:date="2026-10-08T12:00:00Z">
              <w:r>
                <w:rPr>
                  <w:b/>
                </w:rPr>
                <w:t>ATT&amp;CK</w:t>
              </w:r>
            </w:ins>
          </w:p>
        </w:tc>
        <w:tc>
          <w:tcPr>
            <w:tcW w:w="6426" w:type="dxa"/>
            <w:vAlign w:val="center"/>
          </w:tcPr>
          <w:p w14:paraId="332EA827" w14:textId="77777777" w:rsidR="00047E94" w:rsidRDefault="006D67DC">
            <w:pPr>
              <w:pStyle w:val="BodyText"/>
              <w:spacing w:before="20" w:after="20" w:line="240" w:lineRule="auto"/>
              <w:ind w:left="0"/>
              <w:jc w:val="left"/>
              <w:rPr>
                <w:ins w:id="253" w:author="Guo Zi Qiang Robin" w:date="2026-10-08T12:00:00Z"/>
              </w:rPr>
            </w:pPr>
            <w:ins w:id="254" w:author="Guo Zi Qiang Robin" w:date="2026-10-08T12:00:00Z">
              <w:r>
                <w:t>MITRE Adversarial Tactics, Techniques, and Common Knowledge: a public knowledge base of real-world attacker tactics and techniques.</w:t>
              </w:r>
            </w:ins>
          </w:p>
        </w:tc>
      </w:tr>
      <w:tr w:rsidR="00047E94" w14:paraId="18E7B1B2" w14:textId="77777777">
        <w:trPr>
          <w:ins w:id="255" w:author="Guo Zi Qiang Robin" w:date="2026-10-08T12:00:00Z"/>
        </w:trPr>
        <w:tc>
          <w:tcPr>
            <w:tcW w:w="2600" w:type="dxa"/>
            <w:vAlign w:val="center"/>
          </w:tcPr>
          <w:p w14:paraId="31272DD0" w14:textId="77777777" w:rsidR="00047E94" w:rsidRDefault="006D67DC">
            <w:pPr>
              <w:pStyle w:val="BodyText"/>
              <w:spacing w:before="20" w:after="20" w:line="240" w:lineRule="auto"/>
              <w:ind w:left="0"/>
              <w:jc w:val="left"/>
              <w:rPr>
                <w:ins w:id="256" w:author="Guo Zi Qiang Robin" w:date="2026-10-08T12:00:00Z"/>
              </w:rPr>
            </w:pPr>
            <w:ins w:id="257" w:author="Guo Zi Qiang Robin" w:date="2026-10-08T12:00:00Z">
              <w:r>
                <w:rPr>
                  <w:b/>
                </w:rPr>
                <w:t>Briefing</w:t>
              </w:r>
            </w:ins>
          </w:p>
        </w:tc>
        <w:tc>
          <w:tcPr>
            <w:tcW w:w="6426" w:type="dxa"/>
            <w:vAlign w:val="center"/>
          </w:tcPr>
          <w:p w14:paraId="47155842" w14:textId="77777777" w:rsidR="00047E94" w:rsidRDefault="006D67DC">
            <w:pPr>
              <w:pStyle w:val="BodyText"/>
              <w:spacing w:before="20" w:after="20" w:line="240" w:lineRule="auto"/>
              <w:ind w:left="0"/>
              <w:jc w:val="left"/>
              <w:rPr>
                <w:ins w:id="258" w:author="Guo Zi Qiang Robin" w:date="2026-10-08T12:00:00Z"/>
              </w:rPr>
            </w:pPr>
            <w:ins w:id="259" w:author="Guo Zi Qiang Robin" w:date="2026-10-08T12:00:00Z">
              <w:r>
                <w:t>Beacon’s evidence-backed daily digest: a ranked list of the day’s most significant AI-security events, each stating what happened and why it matters.</w:t>
              </w:r>
            </w:ins>
          </w:p>
        </w:tc>
      </w:tr>
      <w:tr w:rsidR="00047E94" w14:paraId="4A9CD588" w14:textId="77777777">
        <w:trPr>
          <w:ins w:id="260" w:author="Guo Zi Qiang Robin" w:date="2026-10-08T12:00:00Z"/>
        </w:trPr>
        <w:tc>
          <w:tcPr>
            <w:tcW w:w="2600" w:type="dxa"/>
            <w:vAlign w:val="center"/>
          </w:tcPr>
          <w:p w14:paraId="0B98CBB7" w14:textId="77777777" w:rsidR="00047E94" w:rsidRDefault="006D67DC">
            <w:pPr>
              <w:pStyle w:val="BodyText"/>
              <w:spacing w:before="20" w:after="20" w:line="240" w:lineRule="auto"/>
              <w:ind w:left="0"/>
              <w:jc w:val="left"/>
              <w:rPr>
                <w:ins w:id="261" w:author="Guo Zi Qiang Robin" w:date="2026-10-08T12:00:00Z"/>
              </w:rPr>
            </w:pPr>
            <w:ins w:id="262" w:author="Guo Zi Qiang Robin" w:date="2026-10-08T12:00:00Z">
              <w:r>
                <w:rPr>
                  <w:b/>
                </w:rPr>
                <w:t>CI/CD</w:t>
              </w:r>
            </w:ins>
          </w:p>
        </w:tc>
        <w:tc>
          <w:tcPr>
            <w:tcW w:w="6426" w:type="dxa"/>
            <w:vAlign w:val="center"/>
          </w:tcPr>
          <w:p w14:paraId="7FCBDAFB" w14:textId="77777777" w:rsidR="00047E94" w:rsidRDefault="006D67DC">
            <w:pPr>
              <w:pStyle w:val="BodyText"/>
              <w:spacing w:before="20" w:after="20" w:line="240" w:lineRule="auto"/>
              <w:ind w:left="0"/>
              <w:jc w:val="left"/>
              <w:rPr>
                <w:ins w:id="263" w:author="Guo Zi Qiang Robin" w:date="2026-10-08T12:00:00Z"/>
              </w:rPr>
            </w:pPr>
            <w:ins w:id="264" w:author="Guo Zi Qiang Robin" w:date="2026-10-08T12:00:00Z">
              <w:r>
                <w:t>Continuous integration and continuous deployment: automated testing and release of software changes.</w:t>
              </w:r>
            </w:ins>
          </w:p>
        </w:tc>
      </w:tr>
      <w:tr w:rsidR="00047E94" w14:paraId="5C93BB0D" w14:textId="77777777">
        <w:trPr>
          <w:ins w:id="265" w:author="Guo Zi Qiang Robin" w:date="2026-10-08T12:00:00Z"/>
        </w:trPr>
        <w:tc>
          <w:tcPr>
            <w:tcW w:w="2600" w:type="dxa"/>
            <w:vAlign w:val="center"/>
          </w:tcPr>
          <w:p w14:paraId="7DB8901A" w14:textId="77777777" w:rsidR="00047E94" w:rsidRDefault="006D67DC">
            <w:pPr>
              <w:pStyle w:val="BodyText"/>
              <w:spacing w:before="20" w:after="20" w:line="240" w:lineRule="auto"/>
              <w:ind w:left="0"/>
              <w:jc w:val="left"/>
              <w:rPr>
                <w:ins w:id="266" w:author="Guo Zi Qiang Robin" w:date="2026-10-08T12:00:00Z"/>
              </w:rPr>
            </w:pPr>
            <w:ins w:id="267" w:author="Guo Zi Qiang Robin" w:date="2026-10-08T12:00:00Z">
              <w:r>
                <w:rPr>
                  <w:b/>
                </w:rPr>
                <w:t>CYAD</w:t>
              </w:r>
            </w:ins>
          </w:p>
        </w:tc>
        <w:tc>
          <w:tcPr>
            <w:tcW w:w="6426" w:type="dxa"/>
            <w:vAlign w:val="center"/>
          </w:tcPr>
          <w:p w14:paraId="2C7D4383" w14:textId="77777777" w:rsidR="00047E94" w:rsidRDefault="006D67DC">
            <w:pPr>
              <w:pStyle w:val="BodyText"/>
              <w:spacing w:before="20" w:after="20" w:line="240" w:lineRule="auto"/>
              <w:ind w:left="0"/>
              <w:jc w:val="left"/>
              <w:rPr>
                <w:ins w:id="268" w:author="Guo Zi Qiang Robin" w:date="2026-10-08T12:00:00Z"/>
              </w:rPr>
            </w:pPr>
            <w:ins w:id="269" w:author="Guo Zi Qiang Robin" w:date="2026-10-08T12:00:00Z">
              <w:r>
                <w:t>Cyber Architecture &amp; Development division, Land Transport Authority.</w:t>
              </w:r>
            </w:ins>
          </w:p>
        </w:tc>
      </w:tr>
      <w:tr w:rsidR="00047E94" w14:paraId="351E887D" w14:textId="77777777">
        <w:trPr>
          <w:ins w:id="270" w:author="Guo Zi Qiang Robin" w:date="2026-10-08T12:00:00Z"/>
        </w:trPr>
        <w:tc>
          <w:tcPr>
            <w:tcW w:w="2600" w:type="dxa"/>
            <w:vAlign w:val="center"/>
          </w:tcPr>
          <w:p w14:paraId="2A7BBFFC" w14:textId="77777777" w:rsidR="00047E94" w:rsidRDefault="006D67DC">
            <w:pPr>
              <w:pStyle w:val="BodyText"/>
              <w:spacing w:before="20" w:after="20" w:line="240" w:lineRule="auto"/>
              <w:ind w:left="0"/>
              <w:jc w:val="left"/>
              <w:rPr>
                <w:ins w:id="271" w:author="Guo Zi Qiang Robin" w:date="2026-10-08T12:00:00Z"/>
              </w:rPr>
            </w:pPr>
            <w:ins w:id="272" w:author="Guo Zi Qiang Robin" w:date="2026-10-08T12:00:00Z">
              <w:r>
                <w:rPr>
                  <w:b/>
                </w:rPr>
                <w:t>Evaluation harness</w:t>
              </w:r>
            </w:ins>
          </w:p>
        </w:tc>
        <w:tc>
          <w:tcPr>
            <w:tcW w:w="6426" w:type="dxa"/>
            <w:vAlign w:val="center"/>
          </w:tcPr>
          <w:p w14:paraId="6880ED5A" w14:textId="77777777" w:rsidR="00047E94" w:rsidRDefault="006D67DC">
            <w:pPr>
              <w:pStyle w:val="BodyText"/>
              <w:spacing w:before="20" w:after="20" w:line="240" w:lineRule="auto"/>
              <w:ind w:left="0"/>
              <w:jc w:val="left"/>
              <w:rPr>
                <w:ins w:id="273" w:author="Guo Zi Qiang Robin" w:date="2026-10-08T12:00:00Z"/>
              </w:rPr>
            </w:pPr>
            <w:ins w:id="274" w:author="Guo Zi Qiang Robin" w:date="2026-10-08T12:00:00Z">
              <w:r>
                <w:t>The test program that loads labelled inputs, calls each guardrail and records its verdicts in one common format.</w:t>
              </w:r>
            </w:ins>
          </w:p>
        </w:tc>
      </w:tr>
      <w:tr w:rsidR="00047E94" w14:paraId="4B17C4F2" w14:textId="77777777">
        <w:trPr>
          <w:ins w:id="275" w:author="Guo Zi Qiang Robin" w:date="2026-10-08T12:00:00Z"/>
        </w:trPr>
        <w:tc>
          <w:tcPr>
            <w:tcW w:w="2600" w:type="dxa"/>
            <w:vAlign w:val="center"/>
          </w:tcPr>
          <w:p w14:paraId="6F66E160" w14:textId="77777777" w:rsidR="00047E94" w:rsidRDefault="006D67DC">
            <w:pPr>
              <w:pStyle w:val="BodyText"/>
              <w:spacing w:before="20" w:after="20" w:line="240" w:lineRule="auto"/>
              <w:ind w:left="0"/>
              <w:jc w:val="left"/>
              <w:rPr>
                <w:ins w:id="276" w:author="Guo Zi Qiang Robin" w:date="2026-10-08T12:00:00Z"/>
              </w:rPr>
            </w:pPr>
            <w:ins w:id="277" w:author="Guo Zi Qiang Robin" w:date="2026-10-08T12:00:00Z">
              <w:r>
                <w:rPr>
                  <w:b/>
                </w:rPr>
                <w:t>GovTech</w:t>
              </w:r>
            </w:ins>
          </w:p>
        </w:tc>
        <w:tc>
          <w:tcPr>
            <w:tcW w:w="6426" w:type="dxa"/>
            <w:vAlign w:val="center"/>
          </w:tcPr>
          <w:p w14:paraId="58E10208" w14:textId="77777777" w:rsidR="00047E94" w:rsidRDefault="006D67DC">
            <w:pPr>
              <w:pStyle w:val="BodyText"/>
              <w:spacing w:before="20" w:after="20" w:line="240" w:lineRule="auto"/>
              <w:ind w:left="0"/>
              <w:jc w:val="left"/>
              <w:rPr>
                <w:ins w:id="278" w:author="Guo Zi Qiang Robin" w:date="2026-10-08T12:00:00Z"/>
              </w:rPr>
            </w:pPr>
            <w:ins w:id="279" w:author="Guo Zi Qiang Robin" w:date="2026-10-08T12:00:00Z">
              <w:r>
                <w:t>Government Technology Agency (Singapore).</w:t>
              </w:r>
            </w:ins>
          </w:p>
        </w:tc>
      </w:tr>
      <w:tr w:rsidR="00047E94" w14:paraId="552ED077" w14:textId="77777777">
        <w:trPr>
          <w:ins w:id="280" w:author="Guo Zi Qiang Robin" w:date="2026-10-08T12:00:00Z"/>
        </w:trPr>
        <w:tc>
          <w:tcPr>
            <w:tcW w:w="2600" w:type="dxa"/>
            <w:vAlign w:val="center"/>
          </w:tcPr>
          <w:p w14:paraId="69EB6229" w14:textId="77777777" w:rsidR="00047E94" w:rsidRDefault="006D67DC">
            <w:pPr>
              <w:pStyle w:val="BodyText"/>
              <w:spacing w:before="20" w:after="20" w:line="240" w:lineRule="auto"/>
              <w:ind w:left="0"/>
              <w:jc w:val="left"/>
              <w:rPr>
                <w:ins w:id="281" w:author="Guo Zi Qiang Robin" w:date="2026-10-08T12:00:00Z"/>
              </w:rPr>
            </w:pPr>
            <w:ins w:id="282" w:author="Guo Zi Qiang Robin" w:date="2026-10-08T12:00:00Z">
              <w:r>
                <w:rPr>
                  <w:b/>
                </w:rPr>
                <w:t>GPU</w:t>
              </w:r>
            </w:ins>
          </w:p>
        </w:tc>
        <w:tc>
          <w:tcPr>
            <w:tcW w:w="6426" w:type="dxa"/>
            <w:vAlign w:val="center"/>
          </w:tcPr>
          <w:p w14:paraId="0621AE77" w14:textId="77777777" w:rsidR="00047E94" w:rsidRDefault="006D67DC">
            <w:pPr>
              <w:pStyle w:val="BodyText"/>
              <w:spacing w:before="20" w:after="20" w:line="240" w:lineRule="auto"/>
              <w:ind w:left="0"/>
              <w:jc w:val="left"/>
              <w:rPr>
                <w:ins w:id="283" w:author="Guo Zi Qiang Robin" w:date="2026-10-08T12:00:00Z"/>
              </w:rPr>
            </w:pPr>
            <w:ins w:id="284" w:author="Guo Zi Qiang Robin" w:date="2026-10-08T12:00:00Z">
              <w:r>
                <w:t>Graphics processing unit.</w:t>
              </w:r>
            </w:ins>
          </w:p>
        </w:tc>
      </w:tr>
      <w:tr w:rsidR="00047E94" w14:paraId="3DE99D31" w14:textId="77777777">
        <w:trPr>
          <w:ins w:id="285" w:author="Guo Zi Qiang Robin" w:date="2026-10-08T12:00:00Z"/>
        </w:trPr>
        <w:tc>
          <w:tcPr>
            <w:tcW w:w="2600" w:type="dxa"/>
            <w:vAlign w:val="center"/>
          </w:tcPr>
          <w:p w14:paraId="000038C8" w14:textId="77777777" w:rsidR="00047E94" w:rsidRDefault="006D67DC">
            <w:pPr>
              <w:pStyle w:val="BodyText"/>
              <w:spacing w:before="20" w:after="20" w:line="240" w:lineRule="auto"/>
              <w:ind w:left="0"/>
              <w:jc w:val="left"/>
              <w:rPr>
                <w:ins w:id="286" w:author="Guo Zi Qiang Robin" w:date="2026-10-08T12:00:00Z"/>
              </w:rPr>
            </w:pPr>
            <w:ins w:id="287" w:author="Guo Zi Qiang Robin" w:date="2026-10-08T12:00:00Z">
              <w:r>
                <w:rPr>
                  <w:b/>
                </w:rPr>
                <w:t>Guardrail</w:t>
              </w:r>
            </w:ins>
          </w:p>
        </w:tc>
        <w:tc>
          <w:tcPr>
            <w:tcW w:w="6426" w:type="dxa"/>
            <w:vAlign w:val="center"/>
          </w:tcPr>
          <w:p w14:paraId="238EF214" w14:textId="77777777" w:rsidR="00047E94" w:rsidRDefault="006D67DC">
            <w:pPr>
              <w:pStyle w:val="BodyText"/>
              <w:spacing w:before="20" w:after="20" w:line="240" w:lineRule="auto"/>
              <w:ind w:left="0"/>
              <w:jc w:val="left"/>
              <w:rPr>
                <w:ins w:id="288" w:author="Guo Zi Qiang Robin" w:date="2026-10-08T12:00:00Z"/>
              </w:rPr>
            </w:pPr>
            <w:ins w:id="289" w:author="Guo Zi Qiang Robin" w:date="2026-10-08T12:00:00Z">
              <w:r>
                <w:t>A safety check around an AI chatbot that allows, blocks or flags each message.</w:t>
              </w:r>
            </w:ins>
          </w:p>
        </w:tc>
      </w:tr>
      <w:tr w:rsidR="00047E94" w14:paraId="7D31B868" w14:textId="77777777">
        <w:trPr>
          <w:ins w:id="290" w:author="Guo Zi Qiang Robin" w:date="2026-10-08T12:00:00Z"/>
        </w:trPr>
        <w:tc>
          <w:tcPr>
            <w:tcW w:w="2600" w:type="dxa"/>
            <w:vAlign w:val="center"/>
          </w:tcPr>
          <w:p w14:paraId="464043B5" w14:textId="77777777" w:rsidR="00047E94" w:rsidRDefault="006D67DC">
            <w:pPr>
              <w:pStyle w:val="BodyText"/>
              <w:spacing w:before="20" w:after="20" w:line="240" w:lineRule="auto"/>
              <w:ind w:left="0"/>
              <w:jc w:val="left"/>
              <w:rPr>
                <w:ins w:id="291" w:author="Guo Zi Qiang Robin" w:date="2026-10-08T12:00:00Z"/>
              </w:rPr>
            </w:pPr>
            <w:ins w:id="292" w:author="Guo Zi Qiang Robin" w:date="2026-10-08T12:00:00Z">
              <w:r>
                <w:rPr>
                  <w:b/>
                </w:rPr>
                <w:t>LionGuard 2</w:t>
              </w:r>
            </w:ins>
          </w:p>
        </w:tc>
        <w:tc>
          <w:tcPr>
            <w:tcW w:w="6426" w:type="dxa"/>
            <w:vAlign w:val="center"/>
          </w:tcPr>
          <w:p w14:paraId="2A72479A" w14:textId="77777777" w:rsidR="00047E94" w:rsidRDefault="006D67DC">
            <w:pPr>
              <w:pStyle w:val="BodyText"/>
              <w:spacing w:before="20" w:after="20" w:line="240" w:lineRule="auto"/>
              <w:ind w:left="0"/>
              <w:jc w:val="left"/>
              <w:rPr>
                <w:ins w:id="293" w:author="Guo Zi Qiang Robin" w:date="2026-10-08T12:00:00Z"/>
              </w:rPr>
            </w:pPr>
            <w:ins w:id="294" w:author="Guo Zi Qiang Robin" w:date="2026-10-08T12:00:00Z">
              <w:r>
                <w:t>GovTech’s Singapore-tuned harmful-content classifier, served through Sentinel.</w:t>
              </w:r>
            </w:ins>
          </w:p>
        </w:tc>
      </w:tr>
      <w:tr w:rsidR="00047E94" w14:paraId="49B32E75" w14:textId="77777777">
        <w:trPr>
          <w:ins w:id="295" w:author="Guo Zi Qiang Robin" w:date="2026-10-08T12:00:00Z"/>
        </w:trPr>
        <w:tc>
          <w:tcPr>
            <w:tcW w:w="2600" w:type="dxa"/>
            <w:vAlign w:val="center"/>
          </w:tcPr>
          <w:p w14:paraId="777C6956" w14:textId="77777777" w:rsidR="00047E94" w:rsidRDefault="006D67DC">
            <w:pPr>
              <w:pStyle w:val="BodyText"/>
              <w:spacing w:before="20" w:after="20" w:line="240" w:lineRule="auto"/>
              <w:ind w:left="0"/>
              <w:jc w:val="left"/>
              <w:rPr>
                <w:ins w:id="296" w:author="Guo Zi Qiang Robin" w:date="2026-10-08T12:00:00Z"/>
              </w:rPr>
            </w:pPr>
            <w:ins w:id="297" w:author="Guo Zi Qiang Robin" w:date="2026-10-08T12:00:00Z">
              <w:r>
                <w:rPr>
                  <w:b/>
                </w:rPr>
                <w:t>Litmus</w:t>
              </w:r>
            </w:ins>
          </w:p>
        </w:tc>
        <w:tc>
          <w:tcPr>
            <w:tcW w:w="6426" w:type="dxa"/>
            <w:vAlign w:val="center"/>
          </w:tcPr>
          <w:p w14:paraId="7AE1F64F" w14:textId="77777777" w:rsidR="00047E94" w:rsidRDefault="006D67DC">
            <w:pPr>
              <w:pStyle w:val="BodyText"/>
              <w:spacing w:before="20" w:after="20" w:line="240" w:lineRule="auto"/>
              <w:ind w:left="0"/>
              <w:jc w:val="left"/>
              <w:rPr>
                <w:ins w:id="298" w:author="Guo Zi Qiang Robin" w:date="2026-10-08T12:00:00Z"/>
              </w:rPr>
            </w:pPr>
            <w:ins w:id="299" w:author="Guo Zi Qiang Robin" w:date="2026-10-08T12:00:00Z">
              <w:r>
                <w:t>GovTech’s pre-deployment testing platform for generative AI applications.</w:t>
              </w:r>
            </w:ins>
          </w:p>
        </w:tc>
      </w:tr>
      <w:tr w:rsidR="00047E94" w14:paraId="090A3491" w14:textId="77777777">
        <w:trPr>
          <w:ins w:id="300" w:author="Guo Zi Qiang Robin" w:date="2026-10-08T12:00:00Z"/>
        </w:trPr>
        <w:tc>
          <w:tcPr>
            <w:tcW w:w="2600" w:type="dxa"/>
            <w:vAlign w:val="center"/>
          </w:tcPr>
          <w:p w14:paraId="7A0A1EC9" w14:textId="77777777" w:rsidR="00047E94" w:rsidRDefault="006D67DC">
            <w:pPr>
              <w:pStyle w:val="BodyText"/>
              <w:spacing w:before="20" w:after="20" w:line="240" w:lineRule="auto"/>
              <w:ind w:left="0"/>
              <w:jc w:val="left"/>
              <w:rPr>
                <w:ins w:id="301" w:author="Guo Zi Qiang Robin" w:date="2026-10-08T12:00:00Z"/>
              </w:rPr>
            </w:pPr>
            <w:ins w:id="302" w:author="Guo Zi Qiang Robin" w:date="2026-10-08T12:00:00Z">
              <w:r>
                <w:rPr>
                  <w:b/>
                </w:rPr>
                <w:t>Llama Guard</w:t>
              </w:r>
            </w:ins>
          </w:p>
        </w:tc>
        <w:tc>
          <w:tcPr>
            <w:tcW w:w="6426" w:type="dxa"/>
            <w:vAlign w:val="center"/>
          </w:tcPr>
          <w:p w14:paraId="714BEE84" w14:textId="77777777" w:rsidR="00047E94" w:rsidRDefault="006D67DC">
            <w:pPr>
              <w:pStyle w:val="BodyText"/>
              <w:spacing w:before="20" w:after="20" w:line="240" w:lineRule="auto"/>
              <w:ind w:left="0"/>
              <w:jc w:val="left"/>
              <w:rPr>
                <w:ins w:id="303" w:author="Guo Zi Qiang Robin" w:date="2026-10-08T12:00:00Z"/>
              </w:rPr>
            </w:pPr>
            <w:ins w:id="304" w:author="Guo Zi Qiang Robin" w:date="2026-10-08T12:00:00Z">
              <w:r>
                <w:t>Meta’s openly released safety classifier for chatbot inputs and outputs.</w:t>
              </w:r>
            </w:ins>
          </w:p>
        </w:tc>
      </w:tr>
      <w:tr w:rsidR="00047E94" w14:paraId="67060251" w14:textId="77777777">
        <w:trPr>
          <w:ins w:id="305" w:author="Guo Zi Qiang Robin" w:date="2026-10-08T12:00:00Z"/>
        </w:trPr>
        <w:tc>
          <w:tcPr>
            <w:tcW w:w="2600" w:type="dxa"/>
            <w:vAlign w:val="center"/>
          </w:tcPr>
          <w:p w14:paraId="678F66D4" w14:textId="77777777" w:rsidR="00047E94" w:rsidRDefault="006D67DC">
            <w:pPr>
              <w:pStyle w:val="BodyText"/>
              <w:spacing w:before="20" w:after="20" w:line="240" w:lineRule="auto"/>
              <w:ind w:left="0"/>
              <w:jc w:val="left"/>
              <w:rPr>
                <w:ins w:id="306" w:author="Guo Zi Qiang Robin" w:date="2026-10-08T12:00:00Z"/>
              </w:rPr>
            </w:pPr>
            <w:ins w:id="307" w:author="Guo Zi Qiang Robin" w:date="2026-10-08T12:00:00Z">
              <w:r>
                <w:rPr>
                  <w:b/>
                </w:rPr>
                <w:t>LTA</w:t>
              </w:r>
            </w:ins>
          </w:p>
        </w:tc>
        <w:tc>
          <w:tcPr>
            <w:tcW w:w="6426" w:type="dxa"/>
            <w:vAlign w:val="center"/>
          </w:tcPr>
          <w:p w14:paraId="0368D026" w14:textId="77777777" w:rsidR="00047E94" w:rsidRDefault="006D67DC">
            <w:pPr>
              <w:pStyle w:val="BodyText"/>
              <w:spacing w:before="20" w:after="20" w:line="240" w:lineRule="auto"/>
              <w:ind w:left="0"/>
              <w:jc w:val="left"/>
              <w:rPr>
                <w:ins w:id="308" w:author="Guo Zi Qiang Robin" w:date="2026-10-08T12:00:00Z"/>
              </w:rPr>
            </w:pPr>
            <w:ins w:id="309" w:author="Guo Zi Qiang Robin" w:date="2026-10-08T12:00:00Z">
              <w:r>
                <w:t>Land Transport Authority.</w:t>
              </w:r>
            </w:ins>
          </w:p>
        </w:tc>
      </w:tr>
      <w:tr w:rsidR="00047E94" w14:paraId="4921C95D" w14:textId="77777777">
        <w:trPr>
          <w:ins w:id="310" w:author="Guo Zi Qiang Robin" w:date="2026-10-08T12:00:00Z"/>
        </w:trPr>
        <w:tc>
          <w:tcPr>
            <w:tcW w:w="2600" w:type="dxa"/>
            <w:vAlign w:val="center"/>
          </w:tcPr>
          <w:p w14:paraId="6C93C653" w14:textId="77777777" w:rsidR="00047E94" w:rsidRDefault="006D67DC">
            <w:pPr>
              <w:pStyle w:val="BodyText"/>
              <w:spacing w:before="20" w:after="20" w:line="240" w:lineRule="auto"/>
              <w:ind w:left="0"/>
              <w:jc w:val="left"/>
              <w:rPr>
                <w:ins w:id="311" w:author="Guo Zi Qiang Robin" w:date="2026-10-08T12:00:00Z"/>
              </w:rPr>
            </w:pPr>
            <w:ins w:id="312" w:author="Guo Zi Qiang Robin" w:date="2026-10-08T12:00:00Z">
              <w:r>
                <w:rPr>
                  <w:b/>
                </w:rPr>
                <w:t>NeMo Guardrails</w:t>
              </w:r>
            </w:ins>
          </w:p>
        </w:tc>
        <w:tc>
          <w:tcPr>
            <w:tcW w:w="6426" w:type="dxa"/>
            <w:vAlign w:val="center"/>
          </w:tcPr>
          <w:p w14:paraId="7C2C4361" w14:textId="77777777" w:rsidR="00047E94" w:rsidRDefault="006D67DC">
            <w:pPr>
              <w:pStyle w:val="BodyText"/>
              <w:spacing w:before="20" w:after="20" w:line="240" w:lineRule="auto"/>
              <w:ind w:left="0"/>
              <w:jc w:val="left"/>
              <w:rPr>
                <w:ins w:id="313" w:author="Guo Zi Qiang Robin" w:date="2026-10-08T12:00:00Z"/>
              </w:rPr>
            </w:pPr>
            <w:ins w:id="314" w:author="Guo Zi Qiang Robin" w:date="2026-10-08T12:00:00Z">
              <w:r>
                <w:t>NVIDIA’s open-source toolkit for adding guardrails to chatbot applications.</w:t>
              </w:r>
            </w:ins>
          </w:p>
        </w:tc>
      </w:tr>
      <w:tr w:rsidR="00047E94" w14:paraId="7AC7D13E" w14:textId="77777777">
        <w:trPr>
          <w:ins w:id="315" w:author="Guo Zi Qiang Robin" w:date="2026-10-08T12:00:00Z"/>
        </w:trPr>
        <w:tc>
          <w:tcPr>
            <w:tcW w:w="2600" w:type="dxa"/>
            <w:vAlign w:val="center"/>
          </w:tcPr>
          <w:p w14:paraId="3036C8A2" w14:textId="77777777" w:rsidR="00047E94" w:rsidRDefault="006D67DC">
            <w:pPr>
              <w:pStyle w:val="BodyText"/>
              <w:spacing w:before="20" w:after="20" w:line="240" w:lineRule="auto"/>
              <w:ind w:left="0"/>
              <w:jc w:val="left"/>
              <w:rPr>
                <w:ins w:id="316" w:author="Guo Zi Qiang Robin" w:date="2026-10-08T12:00:00Z"/>
              </w:rPr>
            </w:pPr>
            <w:ins w:id="317" w:author="Guo Zi Qiang Robin" w:date="2026-10-08T12:00:00Z">
              <w:r>
                <w:rPr>
                  <w:b/>
                </w:rPr>
                <w:t>OSCAL</w:t>
              </w:r>
            </w:ins>
          </w:p>
        </w:tc>
        <w:tc>
          <w:tcPr>
            <w:tcW w:w="6426" w:type="dxa"/>
            <w:vAlign w:val="center"/>
          </w:tcPr>
          <w:p w14:paraId="40BBAC25" w14:textId="77777777" w:rsidR="00047E94" w:rsidRDefault="006D67DC">
            <w:pPr>
              <w:pStyle w:val="BodyText"/>
              <w:spacing w:before="20" w:after="20" w:line="240" w:lineRule="auto"/>
              <w:ind w:left="0"/>
              <w:jc w:val="left"/>
              <w:rPr>
                <w:ins w:id="318" w:author="Guo Zi Qiang Robin" w:date="2026-10-08T12:00:00Z"/>
              </w:rPr>
            </w:pPr>
            <w:ins w:id="319" w:author="Guo Zi Qiang Robin" w:date="2026-10-08T12:00:00Z">
              <w:r>
                <w:t>Open Security Controls Assessment Language: a machine-readable format for security controls.</w:t>
              </w:r>
            </w:ins>
          </w:p>
        </w:tc>
      </w:tr>
      <w:tr w:rsidR="00047E94" w14:paraId="30A1D69E" w14:textId="77777777">
        <w:trPr>
          <w:ins w:id="320" w:author="Guo Zi Qiang Robin" w:date="2026-10-08T12:00:00Z"/>
        </w:trPr>
        <w:tc>
          <w:tcPr>
            <w:tcW w:w="2600" w:type="dxa"/>
            <w:vAlign w:val="center"/>
          </w:tcPr>
          <w:p w14:paraId="5EB33481" w14:textId="77777777" w:rsidR="00047E94" w:rsidRDefault="006D67DC">
            <w:pPr>
              <w:pStyle w:val="BodyText"/>
              <w:spacing w:before="20" w:after="20" w:line="240" w:lineRule="auto"/>
              <w:ind w:left="0"/>
              <w:jc w:val="left"/>
              <w:rPr>
                <w:ins w:id="321" w:author="Guo Zi Qiang Robin" w:date="2026-10-08T12:00:00Z"/>
              </w:rPr>
            </w:pPr>
            <w:ins w:id="322" w:author="Guo Zi Qiang Robin" w:date="2026-10-08T12:00:00Z">
              <w:r>
                <w:rPr>
                  <w:b/>
                </w:rPr>
                <w:t>Prompt Guard 2</w:t>
              </w:r>
            </w:ins>
          </w:p>
        </w:tc>
        <w:tc>
          <w:tcPr>
            <w:tcW w:w="6426" w:type="dxa"/>
            <w:vAlign w:val="center"/>
          </w:tcPr>
          <w:p w14:paraId="1BF211CE" w14:textId="77777777" w:rsidR="00047E94" w:rsidRDefault="006D67DC">
            <w:pPr>
              <w:pStyle w:val="BodyText"/>
              <w:spacing w:before="20" w:after="20" w:line="240" w:lineRule="auto"/>
              <w:ind w:left="0"/>
              <w:jc w:val="left"/>
              <w:rPr>
                <w:ins w:id="323" w:author="Guo Zi Qiang Robin" w:date="2026-10-08T12:00:00Z"/>
              </w:rPr>
            </w:pPr>
            <w:ins w:id="324" w:author="Guo Zi Qiang Robin" w:date="2026-10-08T12:00:00Z">
              <w:r>
                <w:t>Meta’s small classifier for jailbreak and prompt-attack detection (part of Purple Llama).</w:t>
              </w:r>
            </w:ins>
          </w:p>
        </w:tc>
      </w:tr>
      <w:tr w:rsidR="00047E94" w14:paraId="1771E73A" w14:textId="77777777">
        <w:trPr>
          <w:ins w:id="325" w:author="Guo Zi Qiang Robin" w:date="2026-10-08T12:00:00Z"/>
        </w:trPr>
        <w:tc>
          <w:tcPr>
            <w:tcW w:w="2600" w:type="dxa"/>
            <w:vAlign w:val="center"/>
          </w:tcPr>
          <w:p w14:paraId="4BB32983" w14:textId="77777777" w:rsidR="00047E94" w:rsidRDefault="006D67DC">
            <w:pPr>
              <w:pStyle w:val="BodyText"/>
              <w:spacing w:before="20" w:after="20" w:line="240" w:lineRule="auto"/>
              <w:ind w:left="0"/>
              <w:jc w:val="left"/>
              <w:rPr>
                <w:ins w:id="326" w:author="Guo Zi Qiang Robin" w:date="2026-10-08T12:00:00Z"/>
              </w:rPr>
            </w:pPr>
            <w:ins w:id="327" w:author="Guo Zi Qiang Robin" w:date="2026-10-08T12:00:00Z">
              <w:r>
                <w:rPr>
                  <w:b/>
                </w:rPr>
                <w:t>Purple Llama</w:t>
              </w:r>
            </w:ins>
          </w:p>
        </w:tc>
        <w:tc>
          <w:tcPr>
            <w:tcW w:w="6426" w:type="dxa"/>
            <w:vAlign w:val="center"/>
          </w:tcPr>
          <w:p w14:paraId="334C76AF" w14:textId="77777777" w:rsidR="00047E94" w:rsidRDefault="006D67DC">
            <w:pPr>
              <w:pStyle w:val="BodyText"/>
              <w:spacing w:before="20" w:after="20" w:line="240" w:lineRule="auto"/>
              <w:ind w:left="0"/>
              <w:jc w:val="left"/>
              <w:rPr>
                <w:ins w:id="328" w:author="Guo Zi Qiang Robin" w:date="2026-10-08T12:00:00Z"/>
              </w:rPr>
            </w:pPr>
            <w:ins w:id="329" w:author="Guo Zi Qiang Robin" w:date="2026-10-08T12:00:00Z">
              <w:r>
                <w:t>Meta’s umbrella project of open safety tools and evaluations.</w:t>
              </w:r>
            </w:ins>
          </w:p>
        </w:tc>
      </w:tr>
      <w:tr w:rsidR="00047E94" w14:paraId="01D52719" w14:textId="77777777">
        <w:trPr>
          <w:ins w:id="330" w:author="Guo Zi Qiang Robin" w:date="2026-10-08T12:00:00Z"/>
        </w:trPr>
        <w:tc>
          <w:tcPr>
            <w:tcW w:w="2600" w:type="dxa"/>
            <w:vAlign w:val="center"/>
          </w:tcPr>
          <w:p w14:paraId="07C052C6" w14:textId="77777777" w:rsidR="00047E94" w:rsidRDefault="006D67DC">
            <w:pPr>
              <w:pStyle w:val="BodyText"/>
              <w:spacing w:before="20" w:after="20" w:line="240" w:lineRule="auto"/>
              <w:ind w:left="0"/>
              <w:jc w:val="left"/>
              <w:rPr>
                <w:ins w:id="331" w:author="Guo Zi Qiang Robin" w:date="2026-10-08T12:00:00Z"/>
              </w:rPr>
            </w:pPr>
            <w:ins w:id="332" w:author="Guo Zi Qiang Robin" w:date="2026-10-08T12:00:00Z">
              <w:r>
                <w:rPr>
                  <w:b/>
                </w:rPr>
                <w:t>Sentinel</w:t>
              </w:r>
            </w:ins>
          </w:p>
        </w:tc>
        <w:tc>
          <w:tcPr>
            <w:tcW w:w="6426" w:type="dxa"/>
            <w:vAlign w:val="center"/>
          </w:tcPr>
          <w:p w14:paraId="783419F8" w14:textId="77777777" w:rsidR="00047E94" w:rsidRDefault="006D67DC">
            <w:pPr>
              <w:pStyle w:val="BodyText"/>
              <w:spacing w:before="20" w:after="20" w:line="240" w:lineRule="auto"/>
              <w:ind w:left="0"/>
              <w:jc w:val="left"/>
              <w:rPr>
                <w:ins w:id="333" w:author="Guo Zi Qiang Robin" w:date="2026-10-08T12:00:00Z"/>
              </w:rPr>
            </w:pPr>
            <w:ins w:id="334" w:author="Guo Zi Qiang Robin" w:date="2026-10-08T12:00:00Z">
              <w:r>
                <w:t>GovTech’s hosted guardrail service.</w:t>
              </w:r>
            </w:ins>
          </w:p>
        </w:tc>
      </w:tr>
      <w:tr w:rsidR="00047E94" w14:paraId="0B25BD99" w14:textId="77777777">
        <w:trPr>
          <w:ins w:id="335" w:author="Guo Zi Qiang Robin" w:date="2026-10-08T12:00:00Z"/>
        </w:trPr>
        <w:tc>
          <w:tcPr>
            <w:tcW w:w="2600" w:type="dxa"/>
            <w:vAlign w:val="center"/>
          </w:tcPr>
          <w:p w14:paraId="6949A20D" w14:textId="77777777" w:rsidR="00047E94" w:rsidRDefault="006D67DC">
            <w:pPr>
              <w:pStyle w:val="BodyText"/>
              <w:spacing w:before="20" w:after="20" w:line="240" w:lineRule="auto"/>
              <w:ind w:left="0"/>
              <w:jc w:val="left"/>
              <w:rPr>
                <w:ins w:id="336" w:author="Guo Zi Qiang Robin" w:date="2026-10-08T12:00:00Z"/>
              </w:rPr>
            </w:pPr>
            <w:ins w:id="337" w:author="Guo Zi Qiang Robin" w:date="2026-10-08T12:00:00Z">
              <w:r>
                <w:rPr>
                  <w:b/>
                </w:rPr>
                <w:t>SSP</w:t>
              </w:r>
            </w:ins>
          </w:p>
        </w:tc>
        <w:tc>
          <w:tcPr>
            <w:tcW w:w="6426" w:type="dxa"/>
            <w:vAlign w:val="center"/>
          </w:tcPr>
          <w:p w14:paraId="48DAC0DD" w14:textId="77777777" w:rsidR="00047E94" w:rsidRDefault="006D67DC">
            <w:pPr>
              <w:pStyle w:val="BodyText"/>
              <w:spacing w:before="20" w:after="20" w:line="240" w:lineRule="auto"/>
              <w:ind w:left="0"/>
              <w:jc w:val="left"/>
              <w:rPr>
                <w:ins w:id="338" w:author="Guo Zi Qiang Robin" w:date="2026-10-08T12:00:00Z"/>
              </w:rPr>
            </w:pPr>
            <w:ins w:id="339" w:author="Guo Zi Qiang Robin" w:date="2026-10-08T12:00:00Z">
              <w:r>
                <w:t>The Singapore Government’s System Security Plan control catalogue, published by GovTech.</w:t>
              </w:r>
            </w:ins>
          </w:p>
        </w:tc>
      </w:tr>
      <w:tr w:rsidR="00047E94" w14:paraId="38E5B307" w14:textId="77777777">
        <w:trPr>
          <w:ins w:id="340" w:author="Guo Zi Qiang Robin" w:date="2026-10-08T12:00:00Z"/>
        </w:trPr>
        <w:tc>
          <w:tcPr>
            <w:tcW w:w="2600" w:type="dxa"/>
            <w:vAlign w:val="center"/>
          </w:tcPr>
          <w:p w14:paraId="41E74BDB" w14:textId="77777777" w:rsidR="00047E94" w:rsidRDefault="006D67DC">
            <w:pPr>
              <w:pStyle w:val="BodyText"/>
              <w:spacing w:before="20" w:after="20" w:line="240" w:lineRule="auto"/>
              <w:ind w:left="0"/>
              <w:jc w:val="left"/>
              <w:rPr>
                <w:ins w:id="341" w:author="Guo Zi Qiang Robin" w:date="2026-10-08T12:00:00Z"/>
              </w:rPr>
            </w:pPr>
            <w:ins w:id="342" w:author="Guo Zi Qiang Robin" w:date="2026-10-08T12:00:00Z">
              <w:r>
                <w:rPr>
                  <w:b/>
                </w:rPr>
                <w:t>STIX</w:t>
              </w:r>
            </w:ins>
          </w:p>
        </w:tc>
        <w:tc>
          <w:tcPr>
            <w:tcW w:w="6426" w:type="dxa"/>
            <w:vAlign w:val="center"/>
          </w:tcPr>
          <w:p w14:paraId="6155F004" w14:textId="77777777" w:rsidR="00047E94" w:rsidRDefault="006D67DC">
            <w:pPr>
              <w:pStyle w:val="BodyText"/>
              <w:spacing w:before="20" w:after="20" w:line="240" w:lineRule="auto"/>
              <w:ind w:left="0"/>
              <w:jc w:val="left"/>
              <w:rPr>
                <w:ins w:id="343" w:author="Guo Zi Qiang Robin" w:date="2026-10-08T12:00:00Z"/>
              </w:rPr>
            </w:pPr>
            <w:ins w:id="344" w:author="Guo Zi Qiang Robin" w:date="2026-10-08T12:00:00Z">
              <w:r>
                <w:t>Structured Threat Information Expression: a standard data format for threat knowledge.</w:t>
              </w:r>
            </w:ins>
          </w:p>
        </w:tc>
      </w:tr>
      <w:tr w:rsidR="00047E94" w14:paraId="29A6CEA6" w14:textId="77777777">
        <w:trPr>
          <w:ins w:id="345" w:author="Guo Zi Qiang Robin" w:date="2026-10-08T12:00:00Z"/>
        </w:trPr>
        <w:tc>
          <w:tcPr>
            <w:tcW w:w="2600" w:type="dxa"/>
            <w:vAlign w:val="center"/>
          </w:tcPr>
          <w:p w14:paraId="5F11EAC2" w14:textId="77777777" w:rsidR="00047E94" w:rsidRDefault="006D67DC">
            <w:pPr>
              <w:pStyle w:val="BodyText"/>
              <w:spacing w:before="20" w:after="20" w:line="240" w:lineRule="auto"/>
              <w:ind w:left="0"/>
              <w:jc w:val="left"/>
              <w:rPr>
                <w:ins w:id="346" w:author="Guo Zi Qiang Robin" w:date="2026-10-08T12:00:00Z"/>
              </w:rPr>
            </w:pPr>
            <w:ins w:id="347" w:author="Guo Zi Qiang Robin" w:date="2026-10-08T12:00:00Z">
              <w:r>
                <w:rPr>
                  <w:b/>
                </w:rPr>
                <w:t>Test bench (Guardrail Evaluation Test Bench)</w:t>
              </w:r>
            </w:ins>
          </w:p>
        </w:tc>
        <w:tc>
          <w:tcPr>
            <w:tcW w:w="6426" w:type="dxa"/>
            <w:vAlign w:val="center"/>
          </w:tcPr>
          <w:p w14:paraId="4D67FECD" w14:textId="77777777" w:rsidR="00047E94" w:rsidRDefault="006D67DC">
            <w:pPr>
              <w:pStyle w:val="BodyText"/>
              <w:spacing w:before="20" w:after="20" w:line="240" w:lineRule="auto"/>
              <w:ind w:left="0"/>
              <w:jc w:val="left"/>
              <w:rPr>
                <w:ins w:id="348" w:author="Guo Zi Qiang Robin" w:date="2026-10-08T12:00:00Z"/>
              </w:rPr>
            </w:pPr>
            <w:ins w:id="349" w:author="Guo Zi Qiang Robin" w:date="2026-10-08T12:00:00Z">
              <w:r>
                <w:t>The set-up that scores each guardrail in the comparison on the same labelled inputs.</w:t>
              </w:r>
            </w:ins>
          </w:p>
        </w:tc>
      </w:tr>
      <w:tr w:rsidR="00047E94" w14:paraId="5FE98B01" w14:textId="77777777">
        <w:trPr>
          <w:ins w:id="350" w:author="Guo Zi Qiang Robin" w:date="2026-10-08T12:00:00Z"/>
        </w:trPr>
        <w:tc>
          <w:tcPr>
            <w:tcW w:w="2600" w:type="dxa"/>
            <w:vAlign w:val="center"/>
          </w:tcPr>
          <w:p w14:paraId="7F52776A" w14:textId="77777777" w:rsidR="00047E94" w:rsidRDefault="006D67DC">
            <w:pPr>
              <w:pStyle w:val="BodyText"/>
              <w:spacing w:before="20" w:after="20" w:line="240" w:lineRule="auto"/>
              <w:ind w:left="0"/>
              <w:jc w:val="left"/>
              <w:rPr>
                <w:ins w:id="351" w:author="Guo Zi Qiang Robin" w:date="2026-10-08T12:00:00Z"/>
              </w:rPr>
            </w:pPr>
            <w:ins w:id="352" w:author="Guo Zi Qiang Robin" w:date="2026-10-08T12:00:00Z">
              <w:r>
                <w:rPr>
                  <w:b/>
                </w:rPr>
                <w:t>Tier 1 / Tier 2</w:t>
              </w:r>
            </w:ins>
          </w:p>
        </w:tc>
        <w:tc>
          <w:tcPr>
            <w:tcW w:w="6426" w:type="dxa"/>
            <w:vAlign w:val="center"/>
          </w:tcPr>
          <w:p w14:paraId="19BC17CB" w14:textId="77777777" w:rsidR="00047E94" w:rsidRDefault="006D67DC">
            <w:pPr>
              <w:pStyle w:val="BodyText"/>
              <w:spacing w:before="20" w:after="20" w:line="240" w:lineRule="auto"/>
              <w:ind w:left="0"/>
              <w:jc w:val="left"/>
              <w:rPr>
                <w:ins w:id="353" w:author="Guo Zi Qiang Robin" w:date="2026-10-08T12:00:00Z"/>
              </w:rPr>
            </w:pPr>
            <w:ins w:id="354" w:author="Guo Zi Qiang Robin" w:date="2026-10-08T12:00:00Z">
              <w:r>
                <w:t>Tier 1: the first proposed comparison (harmful-content classification of user prompts; jailbreak / prompt-attack detection). Tier 2: all other guardrail functions, under investigation, each for a stated reason.</w:t>
              </w:r>
            </w:ins>
          </w:p>
        </w:tc>
      </w:tr>
    </w:tbl>
    <w:p w14:paraId="1D86916A" w14:textId="77777777" w:rsidR="00047E94" w:rsidRDefault="00047E94">
      <w:pPr>
        <w:pStyle w:val="BodyText"/>
        <w:rPr>
          <w:ins w:id="355" w:author="Guo Zi Qiang Robin" w:date="2026-10-08T12:00:00Z"/>
        </w:rPr>
      </w:pPr>
    </w:p>
    <w:p w14:paraId="4E854023" w14:textId="77777777" w:rsidR="00047E94" w:rsidRDefault="006D67DC">
      <w:pPr>
        <w:pStyle w:val="BodyText"/>
        <w:rPr>
          <w:ins w:id="356" w:author="Guo Zi Qiang Robin" w:date="2026-10-08T12:00:00Z"/>
        </w:rPr>
      </w:pPr>
      <w:ins w:id="357" w:author="Guo Zi Qiang Robin" w:date="2026-10-08T12:00:00Z">
        <w:r>
          <w:br w:type="page"/>
        </w:r>
      </w:ins>
    </w:p>
    <w:p w14:paraId="000F234F" w14:textId="0E8BF44E" w:rsidR="009837C3" w:rsidRPr="009837C3" w:rsidRDefault="009837C3" w:rsidP="009837C3">
      <w:pPr>
        <w:pStyle w:val="BodyText"/>
        <w:spacing w:after="160"/>
        <w:ind w:left="720" w:hanging="720"/>
        <w:rPr>
          <w:b/>
          <w:bCs/>
        </w:rPr>
      </w:pPr>
      <w:r>
        <w:rPr>
          <w:b/>
          <w:bCs/>
        </w:rPr>
        <w:lastRenderedPageBreak/>
        <w:tab/>
      </w:r>
      <w:r w:rsidRPr="009837C3">
        <w:rPr>
          <w:b/>
          <w:bCs/>
        </w:rPr>
        <w:t>Annex D: References</w:t>
      </w:r>
    </w:p>
    <w:p w14:paraId="5FCA2B12" w14:textId="6D37FEA6" w:rsidR="009837C3" w:rsidRDefault="006F0B12" w:rsidP="009837C3">
      <w:pPr>
        <w:pStyle w:val="BodyText"/>
        <w:spacing w:after="160"/>
        <w:ind w:left="720" w:hanging="720"/>
      </w:pPr>
      <w:r>
        <w:t>s</w:t>
      </w:r>
    </w:p>
    <w:p w14:paraId="69E3332B" w14:textId="77777777" w:rsidR="009837C3" w:rsidRDefault="009837C3" w:rsidP="009837C3">
      <w:pPr>
        <w:pStyle w:val="BodyText"/>
        <w:spacing w:after="160"/>
        <w:ind w:left="720" w:hanging="720"/>
      </w:pPr>
      <w:r>
        <w:t>Government Technology Agency. (n.d.-a). Litmus. Retrieved October 8, 2026, from https://www.developer.tech.gov.sg/products/categories/cybersecurity/litmus</w:t>
      </w:r>
    </w:p>
    <w:p w14:paraId="4C2EFA19" w14:textId="77777777" w:rsidR="009837C3" w:rsidRDefault="009837C3" w:rsidP="009837C3">
      <w:pPr>
        <w:pStyle w:val="BodyText"/>
        <w:spacing w:after="160"/>
        <w:ind w:left="720" w:hanging="720"/>
      </w:pPr>
      <w:r>
        <w:t>Government Technology Agency. (n.d.-b). Sentinel. Retrieved October 8, 2026, from https://www.developer.tech.gov.sg/products/categories/cybersecurity/sentinel</w:t>
      </w:r>
    </w:p>
    <w:p w14:paraId="413D6620" w14:textId="77777777" w:rsidR="009837C3" w:rsidRDefault="009837C3" w:rsidP="009837C3">
      <w:pPr>
        <w:pStyle w:val="BodyText"/>
        <w:spacing w:after="160"/>
        <w:ind w:left="720" w:hanging="720"/>
      </w:pPr>
      <w:r>
        <w:t>Government Technology Agency. (2025). System Security Plan (SSP). https://info.standards.tech.gov.sg/ssp/</w:t>
      </w:r>
    </w:p>
    <w:p w14:paraId="6B83B9AE" w14:textId="77777777" w:rsidR="009837C3" w:rsidRDefault="009837C3" w:rsidP="009837C3">
      <w:pPr>
        <w:pStyle w:val="BodyText"/>
        <w:spacing w:after="160"/>
        <w:ind w:left="720" w:hanging="720"/>
      </w:pPr>
      <w:r>
        <w:t>Inan, H., Upasani, K., Chi, J., Rungta, R., Iyer, K., Mao, Y., Tontchev, M., Hu, Q., Fuller, B., Testuggine, D., &amp; Khabsa, M. (2023). Llama Guard: LLM-based input-output safeguard for human-AI conversations (arXiv:2312.06674). arXiv. https://doi.org/10.48550/arXiv.2312.06674</w:t>
      </w:r>
    </w:p>
    <w:p w14:paraId="3777432B" w14:textId="77777777" w:rsidR="009837C3" w:rsidRDefault="009837C3" w:rsidP="009837C3">
      <w:pPr>
        <w:pStyle w:val="BodyText"/>
        <w:spacing w:after="160"/>
        <w:ind w:left="720" w:hanging="720"/>
      </w:pPr>
      <w:r>
        <w:t>Meta. (2025). Llama Guard 4 [Model card and prompt format]. Retrieved October 8, 2026, from https://developer.meta.com/ai/docs/model-cards-and-prompt-formats/llama-guard-4/</w:t>
      </w:r>
    </w:p>
    <w:p w14:paraId="7558A54E" w14:textId="77777777" w:rsidR="009837C3" w:rsidRDefault="009837C3" w:rsidP="009837C3">
      <w:pPr>
        <w:pStyle w:val="BodyText"/>
        <w:spacing w:after="160"/>
        <w:ind w:left="720" w:hanging="720"/>
      </w:pPr>
      <w:r>
        <w:t>Meta AI. (2023, December 7). Announcing Purple Llama: Towards open trust and safety in the new world of generative AI. https://ai.meta.com/blog/purple-llama-open-trust-safety-generative-ai/</w:t>
      </w:r>
    </w:p>
    <w:p w14:paraId="64CA959F" w14:textId="77777777" w:rsidR="009837C3" w:rsidRDefault="009837C3" w:rsidP="009837C3">
      <w:pPr>
        <w:pStyle w:val="BodyText"/>
        <w:spacing w:after="160"/>
        <w:ind w:left="720" w:hanging="720"/>
      </w:pPr>
      <w:r>
        <w:t>The MITRE Corporation. (n.d.-a). MITRE ATLAS: Adversarial Threat Landscape for Artificial-Intelligence Systems. Retrieved October 8, 2026, from https://atlas.mitre.org/</w:t>
      </w:r>
    </w:p>
    <w:p w14:paraId="4ADAF15E" w14:textId="77777777" w:rsidR="009837C3" w:rsidRDefault="009837C3" w:rsidP="009837C3">
      <w:pPr>
        <w:pStyle w:val="BodyText"/>
        <w:spacing w:after="160"/>
        <w:ind w:left="720" w:hanging="720"/>
      </w:pPr>
      <w:r>
        <w:t>The MITRE Corporation. (n.d.-b). MITRE ATT&amp;CK. Retrieved October 8, 2026, from https://attack.mitre.org/</w:t>
      </w:r>
    </w:p>
    <w:p w14:paraId="4C6A7F9C" w14:textId="77777777" w:rsidR="009837C3" w:rsidRDefault="009837C3" w:rsidP="009837C3">
      <w:pPr>
        <w:pStyle w:val="BodyText"/>
        <w:spacing w:after="160"/>
        <w:ind w:left="720" w:hanging="720"/>
      </w:pPr>
      <w:r>
        <w:t>Rebedea, T., Dinu, R., Sreedhar, M., Parisien, C., &amp; Cohen, J. (2023). NeMo Guardrails: A toolkit for controllable and safe LLM applications with programmable rails. In Proceedings of the 2023 Conference on Empirical Methods in Natural Language Processing: System Demonstrations (pp. 431–445). Association for Computational Linguistics. https://doi.org/10.18653/v1/2023.emnlp-demo.40</w:t>
      </w:r>
    </w:p>
    <w:p w14:paraId="442D4EAD" w14:textId="2CAE630F" w:rsidR="00047E94" w:rsidRDefault="009837C3" w:rsidP="009837C3">
      <w:pPr>
        <w:pStyle w:val="BodyText"/>
        <w:spacing w:after="160"/>
        <w:ind w:left="720" w:hanging="720"/>
        <w:jc w:val="left"/>
        <w:rPr>
          <w:ins w:id="358" w:author="Guo Zi Qiang Robin" w:date="2026-10-08T12:00:00Z"/>
        </w:rPr>
      </w:pPr>
      <w:r>
        <w:t>Tan, L., Chua, G., Ge, Z., &amp; Lee, R. K.-W. (2025). LionGuard 2: Building lightweight, data-efficient and localised multilingual content moderators. In Proceedings of the 2025 Conference on Empirical Methods in Natural Language Processing: System Demonstrations (pp. 264–285). Association for Computational Linguistics. https://aclanthology.org/2025.emnlp-demos.20/</w:t>
      </w:r>
    </w:p>
    <w:sectPr w:rsidR="00047E94" w:rsidSect="00054A33">
      <w:headerReference w:type="default" r:id="rId15"/>
      <w:footerReference w:type="default" r:id="rId16"/>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3F17" w14:textId="77777777" w:rsidR="006D67DC" w:rsidRDefault="006D67DC" w:rsidP="006E7489">
      <w:r>
        <w:separator/>
      </w:r>
    </w:p>
  </w:endnote>
  <w:endnote w:type="continuationSeparator" w:id="0">
    <w:p w14:paraId="7E27892B" w14:textId="77777777" w:rsidR="006D67DC" w:rsidRDefault="006D67D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7BA3" w14:textId="4CF8CC3A"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4223C">
      <w:rPr>
        <w:rFonts w:asciiTheme="majorHAnsi" w:eastAsiaTheme="majorEastAsia" w:hAnsiTheme="majorHAnsi" w:cstheme="majorBidi"/>
        <w:noProof/>
        <w:sz w:val="16"/>
        <w:szCs w:val="16"/>
      </w:rPr>
      <w:t>14</w:t>
    </w:r>
    <w:r w:rsidR="00FE6791" w:rsidRPr="660D2A7E">
      <w:rPr>
        <w:rFonts w:asciiTheme="majorHAnsi" w:eastAsiaTheme="majorEastAsia" w:hAnsiTheme="majorHAnsi" w:cstheme="majorBidi"/>
        <w:noProof/>
        <w:sz w:val="16"/>
        <w:szCs w:val="16"/>
      </w:rPr>
      <w:fldChar w:fldCharType="end"/>
    </w:r>
  </w:p>
  <w:p w14:paraId="395C0E08"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88B5" w14:textId="77777777" w:rsidR="006D67DC" w:rsidRDefault="006D67DC" w:rsidP="006E7489">
      <w:r>
        <w:separator/>
      </w:r>
    </w:p>
  </w:footnote>
  <w:footnote w:type="continuationSeparator" w:id="0">
    <w:p w14:paraId="08F882F5" w14:textId="77777777" w:rsidR="006D67DC" w:rsidRDefault="006D67D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88E"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47E94"/>
    <w:rsid w:val="000540F2"/>
    <w:rsid w:val="00054A33"/>
    <w:rsid w:val="000612E4"/>
    <w:rsid w:val="00064120"/>
    <w:rsid w:val="00071138"/>
    <w:rsid w:val="00071888"/>
    <w:rsid w:val="000739A1"/>
    <w:rsid w:val="00073C5F"/>
    <w:rsid w:val="00077467"/>
    <w:rsid w:val="0008126C"/>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061C"/>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752B1"/>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D60"/>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685"/>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7DC"/>
    <w:rsid w:val="006D6ABE"/>
    <w:rsid w:val="006E1278"/>
    <w:rsid w:val="006E1786"/>
    <w:rsid w:val="006E1F19"/>
    <w:rsid w:val="006E69E1"/>
    <w:rsid w:val="006E7489"/>
    <w:rsid w:val="006F0B12"/>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5AF4"/>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7C3"/>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223C"/>
    <w:rsid w:val="00E43A0F"/>
    <w:rsid w:val="00E44EBC"/>
    <w:rsid w:val="00E453E0"/>
    <w:rsid w:val="00E463D1"/>
    <w:rsid w:val="00E4650B"/>
    <w:rsid w:val="00E513EC"/>
    <w:rsid w:val="00E516DA"/>
    <w:rsid w:val="00E51E0B"/>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C4DD7"/>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docs.live.net/0F84F277F48D9D86/Documents/tan_zi_qi@lta.gov.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docs.live.net/0F84F277F48D9D86/Documents/pulakesh.upadhyaya@singaporetech.edu.sg"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97A6A"/>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1E0B"/>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0</TotalTime>
  <Pages>14</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2</cp:revision>
  <cp:lastPrinted>2017-01-11T06:56:00Z</cp:lastPrinted>
  <dcterms:created xsi:type="dcterms:W3CDTF">2026-10-08T23:54:00Z</dcterms:created>
  <dcterms:modified xsi:type="dcterms:W3CDTF">2026-10-08T23:54:00Z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